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7E8A" w14:textId="7367A75E" w:rsidR="00F96370" w:rsidRDefault="00525CB2" w:rsidP="00525CB2">
      <w:pPr>
        <w:jc w:val="center"/>
      </w:pPr>
      <w:r>
        <w:rPr>
          <w:rFonts w:hint="eastAsia"/>
        </w:rPr>
        <w:t>情報工学実験</w:t>
      </w:r>
      <w:r>
        <w:rPr>
          <w:rFonts w:hint="eastAsia"/>
        </w:rPr>
        <w:t>1</w:t>
      </w:r>
    </w:p>
    <w:p w14:paraId="34FC4A34" w14:textId="2BCD2678" w:rsidR="00525CB2" w:rsidRPr="00525CB2" w:rsidRDefault="00525CB2" w:rsidP="00525CB2">
      <w:pPr>
        <w:jc w:val="center"/>
        <w:rPr>
          <w:sz w:val="32"/>
          <w:szCs w:val="36"/>
        </w:rPr>
      </w:pPr>
      <w:r w:rsidRPr="00525CB2">
        <w:rPr>
          <w:rFonts w:hint="eastAsia"/>
          <w:sz w:val="32"/>
          <w:szCs w:val="36"/>
        </w:rPr>
        <w:t>テーマ</w:t>
      </w:r>
      <w:r w:rsidRPr="00525CB2">
        <w:rPr>
          <w:rFonts w:hint="eastAsia"/>
          <w:sz w:val="32"/>
          <w:szCs w:val="36"/>
        </w:rPr>
        <w:t>2</w:t>
      </w:r>
      <w:r w:rsidRPr="00525CB2">
        <w:rPr>
          <w:rFonts w:hint="eastAsia"/>
          <w:sz w:val="32"/>
          <w:szCs w:val="36"/>
        </w:rPr>
        <w:t>：</w:t>
      </w:r>
      <w:r w:rsidRPr="00525CB2">
        <w:rPr>
          <w:sz w:val="32"/>
          <w:szCs w:val="36"/>
        </w:rPr>
        <w:t>加速度センシングとデータ補正</w:t>
      </w:r>
    </w:p>
    <w:p w14:paraId="7BC19270" w14:textId="7528A6AF" w:rsidR="00525CB2" w:rsidRDefault="00525CB2" w:rsidP="00525CB2">
      <w:pPr>
        <w:jc w:val="center"/>
      </w:pPr>
      <w:r>
        <w:rPr>
          <w:rFonts w:hint="eastAsia"/>
        </w:rPr>
        <w:t>AJG23055</w:t>
      </w:r>
      <w:r>
        <w:rPr>
          <w:rFonts w:hint="eastAsia"/>
        </w:rPr>
        <w:t xml:space="preserve">　牧野唯希</w:t>
      </w:r>
    </w:p>
    <w:p w14:paraId="20A139C6" w14:textId="77777777" w:rsidR="00525CB2" w:rsidRDefault="00525CB2" w:rsidP="00525CB2">
      <w:pPr>
        <w:jc w:val="center"/>
      </w:pPr>
    </w:p>
    <w:p w14:paraId="69054A6C" w14:textId="55BA90F0" w:rsidR="00525CB2" w:rsidRDefault="00525CB2" w:rsidP="00525CB2">
      <w:pPr>
        <w:pStyle w:val="a9"/>
        <w:numPr>
          <w:ilvl w:val="0"/>
          <w:numId w:val="1"/>
        </w:numPr>
        <w:jc w:val="left"/>
      </w:pPr>
      <w:r>
        <w:rPr>
          <w:rFonts w:hint="eastAsia"/>
        </w:rPr>
        <w:t>目的</w:t>
      </w:r>
    </w:p>
    <w:p w14:paraId="62325D29" w14:textId="77777777" w:rsidR="00525CB2" w:rsidRDefault="00525CB2" w:rsidP="00525CB2">
      <w:pPr>
        <w:pStyle w:val="a9"/>
        <w:ind w:left="440"/>
        <w:jc w:val="left"/>
      </w:pPr>
      <w:r>
        <w:rPr>
          <w:rFonts w:hint="eastAsia"/>
        </w:rPr>
        <w:t>授業用資料に記載のため省略</w:t>
      </w:r>
    </w:p>
    <w:p w14:paraId="03F8480C" w14:textId="77777777" w:rsidR="00525CB2" w:rsidRDefault="00525CB2" w:rsidP="00525CB2">
      <w:pPr>
        <w:pStyle w:val="a9"/>
        <w:ind w:left="440"/>
        <w:jc w:val="left"/>
      </w:pPr>
    </w:p>
    <w:p w14:paraId="2DB4C8E0" w14:textId="4DA91C92" w:rsidR="00525CB2" w:rsidRDefault="00525CB2" w:rsidP="00525CB2">
      <w:pPr>
        <w:pStyle w:val="a9"/>
        <w:numPr>
          <w:ilvl w:val="0"/>
          <w:numId w:val="1"/>
        </w:numPr>
        <w:jc w:val="left"/>
      </w:pPr>
      <w:r>
        <w:rPr>
          <w:rFonts w:hint="eastAsia"/>
        </w:rPr>
        <w:t>解説</w:t>
      </w:r>
    </w:p>
    <w:p w14:paraId="57C9812A" w14:textId="2385DD24" w:rsidR="00525CB2" w:rsidRDefault="00525CB2" w:rsidP="00525CB2">
      <w:pPr>
        <w:pStyle w:val="a9"/>
        <w:ind w:left="440"/>
        <w:jc w:val="left"/>
      </w:pPr>
      <w:r>
        <w:rPr>
          <w:rFonts w:hint="eastAsia"/>
        </w:rPr>
        <w:t>授業用資料に記載のため省略</w:t>
      </w:r>
    </w:p>
    <w:p w14:paraId="3B7FF61A" w14:textId="77777777" w:rsidR="00525CB2" w:rsidRDefault="00525CB2" w:rsidP="00525CB2">
      <w:pPr>
        <w:pStyle w:val="a9"/>
        <w:ind w:left="440"/>
        <w:jc w:val="left"/>
      </w:pPr>
    </w:p>
    <w:p w14:paraId="28366A17" w14:textId="5C2FA4BD" w:rsidR="00525CB2" w:rsidRDefault="00525CB2" w:rsidP="00525CB2">
      <w:pPr>
        <w:pStyle w:val="a9"/>
        <w:numPr>
          <w:ilvl w:val="0"/>
          <w:numId w:val="1"/>
        </w:numPr>
        <w:jc w:val="left"/>
      </w:pPr>
      <w:r>
        <w:rPr>
          <w:rFonts w:hint="eastAsia"/>
        </w:rPr>
        <w:t>使用機器</w:t>
      </w:r>
    </w:p>
    <w:p w14:paraId="1504A472" w14:textId="3C852599" w:rsidR="00525CB2" w:rsidRDefault="00525CB2" w:rsidP="00525CB2">
      <w:pPr>
        <w:pStyle w:val="a9"/>
        <w:ind w:left="440"/>
        <w:jc w:val="left"/>
      </w:pPr>
      <w:r w:rsidRPr="00525CB2">
        <w:t>Physics toolbox sensor suite</w:t>
      </w:r>
    </w:p>
    <w:p w14:paraId="6E3178EC" w14:textId="2CBA5434" w:rsidR="006E4B84" w:rsidRDefault="006E4B84" w:rsidP="00525CB2">
      <w:pPr>
        <w:pStyle w:val="a9"/>
        <w:ind w:left="440"/>
        <w:jc w:val="left"/>
        <w:rPr>
          <w:ins w:id="0" w:author="牧野　唯希" w:date="2025-08-01T14:38:00Z" w16du:dateUtc="2025-08-01T05:38:00Z"/>
          <w:rFonts w:hint="eastAsia"/>
        </w:rPr>
      </w:pPr>
      <w:ins w:id="1" w:author="牧野　唯希" w:date="2025-08-01T14:38:00Z" w16du:dateUtc="2025-08-01T05:38:00Z">
        <w:r>
          <w:rPr>
            <w:rFonts w:hint="eastAsia"/>
          </w:rPr>
          <w:t>XPERIA</w:t>
        </w:r>
      </w:ins>
      <w:ins w:id="2" w:author="牧野　唯希" w:date="2025-08-01T14:39:00Z" w16du:dateUtc="2025-08-01T05:39:00Z">
        <w:r w:rsidR="00D10D87">
          <w:rPr>
            <w:rFonts w:hint="eastAsia"/>
          </w:rPr>
          <w:t xml:space="preserve"> </w:t>
        </w:r>
        <w:r w:rsidR="00F95493">
          <w:rPr>
            <w:rFonts w:hint="eastAsia"/>
          </w:rPr>
          <w:t>X</w:t>
        </w:r>
        <w:r w:rsidR="00D10D87">
          <w:rPr>
            <w:rFonts w:hint="eastAsia"/>
          </w:rPr>
          <w:t xml:space="preserve"> </w:t>
        </w:r>
        <w:r w:rsidR="00D10D87">
          <w:t>Performance</w:t>
        </w:r>
        <w:r w:rsidR="00D10D87">
          <w:rPr>
            <w:rFonts w:hint="eastAsia"/>
          </w:rPr>
          <w:t xml:space="preserve"> SO-04H</w:t>
        </w:r>
      </w:ins>
    </w:p>
    <w:p w14:paraId="651E36C0" w14:textId="6ABE669E" w:rsidR="0050678A" w:rsidRDefault="00525CB2" w:rsidP="00525CB2">
      <w:pPr>
        <w:pStyle w:val="a9"/>
        <w:ind w:left="440"/>
        <w:jc w:val="left"/>
        <w:rPr>
          <w:ins w:id="3" w:author="牧野　唯希" w:date="2025-08-01T14:37:00Z" w16du:dateUtc="2025-08-01T05:37:00Z"/>
        </w:rPr>
      </w:pPr>
      <w:del w:id="4" w:author="牧野　唯希" w:date="2025-08-01T14:38:00Z" w16du:dateUtc="2025-08-01T05:38:00Z">
        <w:r w:rsidDel="006E4B84">
          <w:rPr>
            <w:rFonts w:hint="eastAsia"/>
          </w:rPr>
          <w:delText>スマホ名</w:delText>
        </w:r>
      </w:del>
      <w:ins w:id="5" w:author="牧野　唯希" w:date="2025-08-01T14:37:00Z" w16du:dateUtc="2025-08-01T05:37:00Z">
        <w:r w:rsidR="0050678A">
          <w:rPr>
            <w:rFonts w:hint="eastAsia"/>
          </w:rPr>
          <w:t>30cm</w:t>
        </w:r>
        <w:r w:rsidR="0050678A">
          <w:rPr>
            <w:rFonts w:hint="eastAsia"/>
          </w:rPr>
          <w:t>三角定規</w:t>
        </w:r>
      </w:ins>
      <w:ins w:id="6" w:author="牧野　唯希" w:date="2025-08-01T14:39:00Z" w16du:dateUtc="2025-08-01T05:39:00Z">
        <w:r w:rsidR="00F95493">
          <w:rPr>
            <w:rFonts w:hint="eastAsia"/>
          </w:rPr>
          <w:t>2</w:t>
        </w:r>
        <w:r w:rsidR="00F95493">
          <w:rPr>
            <w:rFonts w:hint="eastAsia"/>
          </w:rPr>
          <w:t>個</w:t>
        </w:r>
      </w:ins>
    </w:p>
    <w:p w14:paraId="17084F36" w14:textId="184BCB1D" w:rsidR="0050678A" w:rsidRDefault="00EF6A86" w:rsidP="00525CB2">
      <w:pPr>
        <w:pStyle w:val="a9"/>
        <w:ind w:left="440"/>
        <w:jc w:val="left"/>
        <w:rPr>
          <w:ins w:id="7" w:author="牧野　唯希" w:date="2025-08-01T14:39:00Z" w16du:dateUtc="2025-08-01T05:39:00Z"/>
        </w:rPr>
      </w:pPr>
      <w:ins w:id="8" w:author="牧野　唯希" w:date="2025-08-01T14:37:00Z" w16du:dateUtc="2025-08-01T05:37:00Z">
        <w:r>
          <w:rPr>
            <w:rFonts w:hint="eastAsia"/>
          </w:rPr>
          <w:t>養生テープ</w:t>
        </w:r>
      </w:ins>
    </w:p>
    <w:p w14:paraId="2486F58D" w14:textId="49A40C99" w:rsidR="00F95493" w:rsidRDefault="00F95493" w:rsidP="00525CB2">
      <w:pPr>
        <w:pStyle w:val="a9"/>
        <w:ind w:left="440"/>
        <w:jc w:val="left"/>
        <w:rPr>
          <w:rFonts w:hint="eastAsia"/>
        </w:rPr>
      </w:pPr>
      <w:ins w:id="9" w:author="牧野　唯希" w:date="2025-08-01T14:39:00Z" w16du:dateUtc="2025-08-01T05:39:00Z">
        <w:r>
          <w:rPr>
            <w:rFonts w:hint="eastAsia"/>
          </w:rPr>
          <w:t>Excel</w:t>
        </w:r>
      </w:ins>
    </w:p>
    <w:p w14:paraId="2BA59A47" w14:textId="77777777" w:rsidR="00525CB2" w:rsidRDefault="00525CB2" w:rsidP="00525CB2">
      <w:pPr>
        <w:pStyle w:val="a9"/>
        <w:ind w:left="440"/>
        <w:jc w:val="left"/>
      </w:pPr>
    </w:p>
    <w:p w14:paraId="256C98E7" w14:textId="661ACBC9" w:rsidR="00525CB2" w:rsidRDefault="00525CB2" w:rsidP="00525CB2">
      <w:pPr>
        <w:pStyle w:val="a9"/>
        <w:numPr>
          <w:ilvl w:val="0"/>
          <w:numId w:val="1"/>
        </w:numPr>
        <w:jc w:val="left"/>
      </w:pPr>
      <w:r>
        <w:rPr>
          <w:rFonts w:hint="eastAsia"/>
        </w:rPr>
        <w:t>実験方法</w:t>
      </w:r>
    </w:p>
    <w:p w14:paraId="05FFC120" w14:textId="71E18637" w:rsidR="007564C2" w:rsidRDefault="007564C2" w:rsidP="007564C2">
      <w:pPr>
        <w:pStyle w:val="a9"/>
        <w:numPr>
          <w:ilvl w:val="1"/>
          <w:numId w:val="2"/>
        </w:numPr>
        <w:jc w:val="left"/>
      </w:pPr>
      <w:r>
        <w:rPr>
          <w:rFonts w:hint="eastAsia"/>
        </w:rPr>
        <w:t>課題</w:t>
      </w:r>
      <w:r>
        <w:rPr>
          <w:rFonts w:hint="eastAsia"/>
        </w:rPr>
        <w:t>1</w:t>
      </w:r>
    </w:p>
    <w:p w14:paraId="7AAF72FE" w14:textId="1A51E629" w:rsidR="008C443F" w:rsidRDefault="007564C2" w:rsidP="008C443F">
      <w:pPr>
        <w:pStyle w:val="a9"/>
        <w:jc w:val="left"/>
      </w:pPr>
      <w:r w:rsidRPr="007564C2">
        <w:rPr>
          <w:rFonts w:hint="eastAsia"/>
        </w:rPr>
        <w:t>x</w:t>
      </w:r>
      <w:r w:rsidRPr="007564C2">
        <w:rPr>
          <w:rFonts w:hint="eastAsia"/>
        </w:rPr>
        <w:t>軸のみが反応する方向にスマートフォンを</w:t>
      </w:r>
      <w:r w:rsidR="0027714A">
        <w:rPr>
          <w:rFonts w:hint="eastAsia"/>
        </w:rPr>
        <w:t>手で持ち</w:t>
      </w:r>
      <w:r w:rsidRPr="007564C2">
        <w:rPr>
          <w:rFonts w:hint="eastAsia"/>
        </w:rPr>
        <w:t>1</w:t>
      </w:r>
      <w:r w:rsidRPr="007564C2">
        <w:rPr>
          <w:rFonts w:hint="eastAsia"/>
        </w:rPr>
        <w:t>メートル移動させたときの加速度データを</w:t>
      </w:r>
      <w:r w:rsidRPr="007564C2">
        <w:rPr>
          <w:rFonts w:hint="eastAsia"/>
        </w:rPr>
        <w:t>5</w:t>
      </w:r>
      <w:r w:rsidRPr="007564C2">
        <w:rPr>
          <w:rFonts w:hint="eastAsia"/>
        </w:rPr>
        <w:t>回計測した。</w:t>
      </w:r>
      <w:ins w:id="10" w:author="牧野　唯希" w:date="2025-08-01T14:45:00Z" w16du:dateUtc="2025-08-01T05:45:00Z">
        <w:r w:rsidR="00972FD7">
          <w:rPr>
            <w:rFonts w:hint="eastAsia"/>
          </w:rPr>
          <w:t>この時、スマートフォンが回転しないように気を付けた。</w:t>
        </w:r>
      </w:ins>
      <w:r w:rsidR="008651C9">
        <w:rPr>
          <w:rFonts w:hint="eastAsia"/>
        </w:rPr>
        <w:t>この結果から得られたデータにローパスフィルタを適用させて適切と思われる係数</w:t>
      </w:r>
      <w:r w:rsidR="008651C9">
        <w:rPr>
          <w:rFonts w:hint="eastAsia"/>
        </w:rPr>
        <w:t>b</w:t>
      </w:r>
      <w:r w:rsidR="008651C9">
        <w:rPr>
          <w:rFonts w:hint="eastAsia"/>
        </w:rPr>
        <w:t>の値を決定</w:t>
      </w:r>
      <w:r w:rsidR="004B25E9">
        <w:rPr>
          <w:rFonts w:hint="eastAsia"/>
        </w:rPr>
        <w:t>した</w:t>
      </w:r>
      <w:r w:rsidR="008651C9">
        <w:rPr>
          <w:rFonts w:hint="eastAsia"/>
        </w:rPr>
        <w:t>。</w:t>
      </w:r>
    </w:p>
    <w:p w14:paraId="6C996F40" w14:textId="77777777" w:rsidR="008C443F" w:rsidRDefault="008C443F" w:rsidP="008C443F">
      <w:pPr>
        <w:pStyle w:val="a9"/>
        <w:jc w:val="left"/>
      </w:pPr>
    </w:p>
    <w:p w14:paraId="25EF3AEE" w14:textId="0E25B0F7" w:rsidR="008C443F" w:rsidRDefault="008C443F" w:rsidP="008C443F">
      <w:pPr>
        <w:pStyle w:val="a9"/>
        <w:numPr>
          <w:ilvl w:val="1"/>
          <w:numId w:val="2"/>
        </w:numPr>
        <w:jc w:val="left"/>
      </w:pPr>
      <w:r>
        <w:rPr>
          <w:rFonts w:hint="eastAsia"/>
        </w:rPr>
        <w:t>課題</w:t>
      </w:r>
      <w:r>
        <w:rPr>
          <w:rFonts w:hint="eastAsia"/>
        </w:rPr>
        <w:t>2</w:t>
      </w:r>
    </w:p>
    <w:p w14:paraId="1E567117" w14:textId="10A36C91" w:rsidR="008C443F" w:rsidRDefault="004B25E9" w:rsidP="008C443F">
      <w:pPr>
        <w:pStyle w:val="a9"/>
        <w:jc w:val="left"/>
        <w:rPr>
          <w:rFonts w:hint="eastAsia"/>
        </w:rPr>
      </w:pPr>
      <w:r>
        <w:rPr>
          <w:rFonts w:hint="eastAsia"/>
        </w:rPr>
        <w:t>課題</w:t>
      </w:r>
      <w:r>
        <w:rPr>
          <w:rFonts w:hint="eastAsia"/>
        </w:rPr>
        <w:t>1</w:t>
      </w:r>
      <w:r>
        <w:rPr>
          <w:rFonts w:hint="eastAsia"/>
        </w:rPr>
        <w:t>で得られたデータについてどのように補正すれば、移動距離の計算結果の誤差が小さくできるかのアイデアを考えて列挙した。</w:t>
      </w:r>
      <w:r w:rsidR="006D3D65">
        <w:rPr>
          <w:rFonts w:hint="eastAsia"/>
        </w:rPr>
        <w:t>そしてその具体的な補正方法について検証し考察した。</w:t>
      </w:r>
    </w:p>
    <w:p w14:paraId="6D4D238E" w14:textId="77777777" w:rsidR="005441BF" w:rsidRDefault="005441BF" w:rsidP="008C443F">
      <w:pPr>
        <w:pStyle w:val="a9"/>
        <w:jc w:val="left"/>
        <w:rPr>
          <w:rFonts w:hint="eastAsia"/>
        </w:rPr>
      </w:pPr>
    </w:p>
    <w:p w14:paraId="1F05B076" w14:textId="4AC37630" w:rsidR="006443B6" w:rsidRDefault="006443B6" w:rsidP="006443B6">
      <w:pPr>
        <w:pStyle w:val="a9"/>
        <w:numPr>
          <w:ilvl w:val="1"/>
          <w:numId w:val="2"/>
        </w:numPr>
        <w:jc w:val="left"/>
      </w:pPr>
      <w:r>
        <w:rPr>
          <w:rFonts w:hint="eastAsia"/>
        </w:rPr>
        <w:t>課題</w:t>
      </w:r>
      <w:r>
        <w:rPr>
          <w:rFonts w:hint="eastAsia"/>
        </w:rPr>
        <w:t>3</w:t>
      </w:r>
    </w:p>
    <w:p w14:paraId="6CBA623C" w14:textId="46F43283" w:rsidR="005441BF" w:rsidRDefault="006D3D65" w:rsidP="005441BF">
      <w:pPr>
        <w:pStyle w:val="a9"/>
        <w:jc w:val="left"/>
        <w:rPr>
          <w:ins w:id="11" w:author="牧野　唯希" w:date="2025-08-01T14:42:00Z" w16du:dateUtc="2025-08-01T05:42:00Z"/>
        </w:rPr>
      </w:pPr>
      <w:r>
        <w:rPr>
          <w:rFonts w:hint="eastAsia"/>
        </w:rPr>
        <w:t>スマートフォンを手に持ち</w:t>
      </w:r>
      <w:r>
        <w:rPr>
          <w:rFonts w:hint="eastAsia"/>
        </w:rPr>
        <w:t>x</w:t>
      </w:r>
      <w:r>
        <w:rPr>
          <w:rFonts w:hint="eastAsia"/>
        </w:rPr>
        <w:t>軸</w:t>
      </w:r>
      <w:r>
        <w:rPr>
          <w:rFonts w:hint="eastAsia"/>
        </w:rPr>
        <w:t>y</w:t>
      </w:r>
      <w:r>
        <w:rPr>
          <w:rFonts w:hint="eastAsia"/>
        </w:rPr>
        <w:t>軸</w:t>
      </w:r>
      <w:r>
        <w:rPr>
          <w:rFonts w:hint="eastAsia"/>
        </w:rPr>
        <w:t>z</w:t>
      </w:r>
      <w:r>
        <w:rPr>
          <w:rFonts w:hint="eastAsia"/>
        </w:rPr>
        <w:t>軸すべてが反応する方向に</w:t>
      </w:r>
      <w:r w:rsidR="004F54B1">
        <w:rPr>
          <w:rFonts w:hint="eastAsia"/>
        </w:rPr>
        <w:t>手で持ったスマートフォンを</w:t>
      </w:r>
      <w:r>
        <w:rPr>
          <w:rFonts w:hint="eastAsia"/>
        </w:rPr>
        <w:t>30cm</w:t>
      </w:r>
      <w:r>
        <w:rPr>
          <w:rFonts w:hint="eastAsia"/>
        </w:rPr>
        <w:t>直線移動させ</w:t>
      </w:r>
      <w:r w:rsidR="004F54B1">
        <w:rPr>
          <w:rFonts w:hint="eastAsia"/>
        </w:rPr>
        <w:t>て、加速</w:t>
      </w:r>
      <w:ins w:id="12" w:author="牧野　唯希" w:date="2025-08-01T14:42:00Z" w16du:dateUtc="2025-08-01T05:42:00Z">
        <w:r w:rsidR="007F1F7B">
          <w:rPr>
            <w:rFonts w:hint="eastAsia"/>
          </w:rPr>
          <w:t>度</w:t>
        </w:r>
      </w:ins>
      <w:del w:id="13" w:author="牧野　唯希" w:date="2025-08-01T14:42:00Z" w16du:dateUtc="2025-08-01T05:42:00Z">
        <w:r w:rsidR="004F54B1" w:rsidDel="007F1F7B">
          <w:rPr>
            <w:rFonts w:hint="eastAsia"/>
          </w:rPr>
          <w:delText>で</w:delText>
        </w:r>
      </w:del>
      <w:r w:rsidR="004F54B1">
        <w:rPr>
          <w:rFonts w:hint="eastAsia"/>
        </w:rPr>
        <w:t>データを</w:t>
      </w:r>
      <w:r w:rsidR="004F54B1">
        <w:rPr>
          <w:rFonts w:hint="eastAsia"/>
        </w:rPr>
        <w:t>5</w:t>
      </w:r>
      <w:r w:rsidR="004F54B1">
        <w:rPr>
          <w:rFonts w:hint="eastAsia"/>
        </w:rPr>
        <w:t>回分取得した</w:t>
      </w:r>
      <w:r>
        <w:rPr>
          <w:rFonts w:hint="eastAsia"/>
        </w:rPr>
        <w:t>。</w:t>
      </w:r>
      <w:r w:rsidR="004F54B1">
        <w:rPr>
          <w:rFonts w:hint="eastAsia"/>
        </w:rPr>
        <w:t>このデータをもと</w:t>
      </w:r>
      <w:r w:rsidR="004F54B1">
        <w:rPr>
          <w:rFonts w:hint="eastAsia"/>
        </w:rPr>
        <w:lastRenderedPageBreak/>
        <w:t>に移動距離</w:t>
      </w:r>
      <w:r w:rsidR="004F54B1">
        <w:rPr>
          <w:rFonts w:hint="eastAsia"/>
        </w:rPr>
        <w:t>d</w:t>
      </w:r>
      <w:r w:rsidR="004F54B1">
        <w:rPr>
          <w:rFonts w:hint="eastAsia"/>
        </w:rPr>
        <w:t>の値を</w:t>
      </w:r>
      <w:ins w:id="14" w:author="牧野　唯希" w:date="2025-08-01T14:42:00Z" w16du:dateUtc="2025-08-01T05:42:00Z">
        <w:r w:rsidR="007F1F7B">
          <w:rPr>
            <w:rFonts w:hint="eastAsia"/>
          </w:rPr>
          <w:t>推定</w:t>
        </w:r>
      </w:ins>
      <w:del w:id="15" w:author="牧野　唯希" w:date="2025-08-01T14:42:00Z" w16du:dateUtc="2025-08-01T05:42:00Z">
        <w:r w:rsidR="004F54B1" w:rsidDel="007F1F7B">
          <w:rPr>
            <w:rFonts w:hint="eastAsia"/>
          </w:rPr>
          <w:delText>すいて</w:delText>
        </w:r>
      </w:del>
      <w:r w:rsidR="004F54B1">
        <w:rPr>
          <w:rFonts w:hint="eastAsia"/>
        </w:rPr>
        <w:t>し、実際の移動距離との差分を検証した。</w:t>
      </w:r>
    </w:p>
    <w:p w14:paraId="096ED8D3" w14:textId="15A2A2FB" w:rsidR="007F1F7B" w:rsidRDefault="007F1F7B" w:rsidP="007F1F7B">
      <w:pPr>
        <w:pStyle w:val="a9"/>
        <w:jc w:val="left"/>
        <w:rPr>
          <w:ins w:id="16" w:author="牧野　唯希" w:date="2025-08-01T14:42:00Z" w16du:dateUtc="2025-08-01T05:42:00Z"/>
          <w:rFonts w:hint="eastAsia"/>
        </w:rPr>
      </w:pPr>
      <w:ins w:id="17" w:author="牧野　唯希" w:date="2025-08-01T14:42:00Z" w16du:dateUtc="2025-08-01T05:42:00Z">
        <w:r>
          <w:rPr>
            <w:rFonts w:hint="eastAsia"/>
          </w:rPr>
          <w:t>スマートフォンを動かす際に</w:t>
        </w:r>
        <w:r>
          <w:rPr>
            <w:rFonts w:hint="eastAsia"/>
          </w:rPr>
          <w:t>は</w:t>
        </w:r>
        <w:r>
          <w:rPr>
            <w:rFonts w:hint="eastAsia"/>
          </w:rPr>
          <w:t>三角定規を養生テープを用いて固定し、</w:t>
        </w:r>
        <w:r>
          <w:rPr>
            <w:rFonts w:hint="eastAsia"/>
          </w:rPr>
          <w:t>x</w:t>
        </w:r>
        <w:r>
          <w:rPr>
            <w:rFonts w:hint="eastAsia"/>
          </w:rPr>
          <w:t>軸</w:t>
        </w:r>
        <w:r>
          <w:rPr>
            <w:rFonts w:hint="eastAsia"/>
          </w:rPr>
          <w:t>y</w:t>
        </w:r>
        <w:r>
          <w:rPr>
            <w:rFonts w:hint="eastAsia"/>
          </w:rPr>
          <w:t>軸</w:t>
        </w:r>
        <w:r>
          <w:rPr>
            <w:rFonts w:hint="eastAsia"/>
          </w:rPr>
          <w:t>z</w:t>
        </w:r>
        <w:r>
          <w:rPr>
            <w:rFonts w:hint="eastAsia"/>
          </w:rPr>
          <w:t>軸全てが正の方向になるように動かす向きを決めた。</w:t>
        </w:r>
      </w:ins>
      <w:ins w:id="18" w:author="牧野　唯希" w:date="2025-08-01T14:45:00Z" w16du:dateUtc="2025-08-01T05:45:00Z">
        <w:r w:rsidR="00972FD7">
          <w:rPr>
            <w:rFonts w:hint="eastAsia"/>
          </w:rPr>
          <w:t>また、スマートフォンが回転しないように気を付けた。</w:t>
        </w:r>
      </w:ins>
    </w:p>
    <w:p w14:paraId="4CAA05A1" w14:textId="77777777" w:rsidR="007F1F7B" w:rsidRPr="007F1F7B" w:rsidRDefault="007F1F7B" w:rsidP="005441BF">
      <w:pPr>
        <w:pStyle w:val="a9"/>
        <w:jc w:val="left"/>
        <w:rPr>
          <w:rFonts w:hint="eastAsia"/>
        </w:rPr>
      </w:pPr>
    </w:p>
    <w:p w14:paraId="4A610157" w14:textId="77777777" w:rsidR="005441BF" w:rsidRPr="007564C2" w:rsidRDefault="005441BF" w:rsidP="005441BF">
      <w:pPr>
        <w:pStyle w:val="a9"/>
        <w:jc w:val="left"/>
        <w:rPr>
          <w:rFonts w:hint="eastAsia"/>
        </w:rPr>
      </w:pPr>
    </w:p>
    <w:p w14:paraId="784EBB58" w14:textId="77777777" w:rsidR="00AC4FE5" w:rsidRDefault="00AC4FE5" w:rsidP="00525CB2">
      <w:pPr>
        <w:pStyle w:val="a9"/>
        <w:ind w:left="440"/>
        <w:jc w:val="left"/>
      </w:pPr>
    </w:p>
    <w:p w14:paraId="4396382E" w14:textId="1EBB29BD" w:rsidR="00525CB2" w:rsidRDefault="00525CB2" w:rsidP="00525CB2">
      <w:pPr>
        <w:pStyle w:val="a9"/>
        <w:numPr>
          <w:ilvl w:val="0"/>
          <w:numId w:val="1"/>
        </w:numPr>
        <w:jc w:val="left"/>
      </w:pPr>
      <w:r>
        <w:rPr>
          <w:rFonts w:hint="eastAsia"/>
        </w:rPr>
        <w:t>実験結果</w:t>
      </w:r>
      <w:r w:rsidR="00661DA4">
        <w:rPr>
          <w:rFonts w:hint="eastAsia"/>
        </w:rPr>
        <w:t>・考察</w:t>
      </w:r>
    </w:p>
    <w:p w14:paraId="3FE9F728" w14:textId="1FCA22EC" w:rsidR="00525CB2" w:rsidRDefault="006443B6" w:rsidP="006443B6">
      <w:pPr>
        <w:pStyle w:val="a9"/>
        <w:numPr>
          <w:ilvl w:val="1"/>
          <w:numId w:val="3"/>
        </w:numPr>
        <w:jc w:val="left"/>
      </w:pPr>
      <w:r>
        <w:rPr>
          <w:rFonts w:hint="eastAsia"/>
        </w:rPr>
        <w:t>課題</w:t>
      </w:r>
      <w:r>
        <w:rPr>
          <w:rFonts w:hint="eastAsia"/>
        </w:rPr>
        <w:t>1</w:t>
      </w:r>
    </w:p>
    <w:p w14:paraId="31A2B4DB" w14:textId="5E885A7B" w:rsidR="002B4F90" w:rsidRDefault="00365B15" w:rsidP="002B4F90">
      <w:pPr>
        <w:pStyle w:val="a9"/>
        <w:jc w:val="left"/>
      </w:pPr>
      <w:ins w:id="19" w:author="牧野　唯希" w:date="2025-08-01T14:01:00Z" w16du:dateUtc="2025-08-01T05:01:00Z">
        <w:r>
          <w:rPr>
            <w:rFonts w:hint="eastAsia"/>
          </w:rPr>
          <w:t>最初に結論から述べるが、第</w:t>
        </w:r>
        <w:r>
          <w:rPr>
            <w:rFonts w:hint="eastAsia"/>
          </w:rPr>
          <w:t>8</w:t>
        </w:r>
        <w:r>
          <w:rPr>
            <w:rFonts w:hint="eastAsia"/>
          </w:rPr>
          <w:t>班では</w:t>
        </w:r>
      </w:ins>
      <w:del w:id="20" w:author="牧野　唯希" w:date="2025-08-01T14:01:00Z" w16du:dateUtc="2025-08-01T05:01:00Z">
        <w:r w:rsidR="00270A25" w:rsidDel="00365B15">
          <w:rPr>
            <w:rFonts w:hint="eastAsia"/>
          </w:rPr>
          <w:delText>決定した</w:delText>
        </w:r>
      </w:del>
      <w:r w:rsidR="00270A25">
        <w:rPr>
          <w:rFonts w:hint="eastAsia"/>
        </w:rPr>
        <w:t>係数</w:t>
      </w:r>
      <w:r w:rsidR="00270A25">
        <w:rPr>
          <w:rFonts w:hint="eastAsia"/>
        </w:rPr>
        <w:t>b</w:t>
      </w:r>
      <w:r w:rsidR="00270A25">
        <w:rPr>
          <w:rFonts w:hint="eastAsia"/>
        </w:rPr>
        <w:t>の値は</w:t>
      </w:r>
      <w:r w:rsidR="00270A25">
        <w:rPr>
          <w:rFonts w:hint="eastAsia"/>
        </w:rPr>
        <w:t>0.2</w:t>
      </w:r>
      <w:r w:rsidR="00270A25">
        <w:rPr>
          <w:rFonts w:hint="eastAsia"/>
        </w:rPr>
        <w:t>である</w:t>
      </w:r>
      <w:ins w:id="21" w:author="牧野　唯希" w:date="2025-08-01T14:01:00Z" w16du:dateUtc="2025-08-01T05:01:00Z">
        <w:r>
          <w:rPr>
            <w:rFonts w:hint="eastAsia"/>
          </w:rPr>
          <w:t>と結論付けた</w:t>
        </w:r>
      </w:ins>
      <w:r w:rsidR="00270A25">
        <w:rPr>
          <w:rFonts w:hint="eastAsia"/>
        </w:rPr>
        <w:t>。</w:t>
      </w:r>
    </w:p>
    <w:p w14:paraId="47579CDD" w14:textId="656EFFE4" w:rsidR="00B126CE" w:rsidRDefault="00270A25" w:rsidP="00B126CE">
      <w:pPr>
        <w:pStyle w:val="a9"/>
        <w:jc w:val="left"/>
      </w:pPr>
      <w:r>
        <w:rPr>
          <w:rFonts w:hint="eastAsia"/>
        </w:rPr>
        <w:t>このように至った経緯を</w:t>
      </w:r>
      <w:ins w:id="22" w:author="牧野　唯希" w:date="2025-08-01T14:01:00Z" w16du:dateUtc="2025-08-01T05:01:00Z">
        <w:r w:rsidR="00365B15">
          <w:rPr>
            <w:rFonts w:hint="eastAsia"/>
          </w:rPr>
          <w:t>順を追って</w:t>
        </w:r>
      </w:ins>
      <w:del w:id="23" w:author="牧野　唯希" w:date="2025-08-01T14:01:00Z" w16du:dateUtc="2025-08-01T05:01:00Z">
        <w:r w:rsidDel="00365B15">
          <w:rPr>
            <w:rFonts w:hint="eastAsia"/>
          </w:rPr>
          <w:delText>述べ</w:delText>
        </w:r>
      </w:del>
      <w:ins w:id="24" w:author="牧野　唯希" w:date="2025-08-01T14:01:00Z" w16du:dateUtc="2025-08-01T05:01:00Z">
        <w:r w:rsidR="00365B15">
          <w:rPr>
            <w:rFonts w:hint="eastAsia"/>
          </w:rPr>
          <w:t>説明す</w:t>
        </w:r>
      </w:ins>
      <w:r>
        <w:rPr>
          <w:rFonts w:hint="eastAsia"/>
        </w:rPr>
        <w:t>る。</w:t>
      </w:r>
    </w:p>
    <w:p w14:paraId="28D61B07" w14:textId="282838FE" w:rsidR="00B126CE" w:rsidRDefault="00270A25" w:rsidP="00B126CE">
      <w:pPr>
        <w:pStyle w:val="a9"/>
        <w:jc w:val="left"/>
        <w:rPr>
          <w:rFonts w:hint="eastAsia"/>
        </w:rPr>
      </w:pPr>
      <w:r>
        <w:rPr>
          <w:rFonts w:hint="eastAsia"/>
        </w:rPr>
        <w:t>まず、</w:t>
      </w:r>
      <w:r w:rsidR="001F3376">
        <w:rPr>
          <w:rFonts w:hint="eastAsia"/>
        </w:rPr>
        <w:t>計測して得られた</w:t>
      </w:r>
      <w:r w:rsidR="001F3376">
        <w:rPr>
          <w:rFonts w:hint="eastAsia"/>
        </w:rPr>
        <w:t>x</w:t>
      </w:r>
      <w:r w:rsidR="001F3376">
        <w:rPr>
          <w:rFonts w:hint="eastAsia"/>
        </w:rPr>
        <w:t>軸方向の加速度と時間をもとに</w:t>
      </w:r>
      <w:r w:rsidR="00B126CE">
        <w:rPr>
          <w:rFonts w:hint="eastAsia"/>
        </w:rPr>
        <w:t>距離を求めた。まず、</w:t>
      </w:r>
      <w:r w:rsidR="00AC12F5">
        <w:rPr>
          <w:rFonts w:hint="eastAsia"/>
        </w:rPr>
        <w:t>式</w:t>
      </w:r>
      <w:r w:rsidR="00AC12F5">
        <w:rPr>
          <w:rFonts w:hint="eastAsia"/>
        </w:rPr>
        <w:t>1</w:t>
      </w:r>
      <w:r w:rsidR="00AC12F5">
        <w:rPr>
          <w:rFonts w:hint="eastAsia"/>
        </w:rPr>
        <w:t>で</w:t>
      </w:r>
      <w:r w:rsidR="00AC12F5">
        <w:rPr>
          <w:rFonts w:hint="eastAsia"/>
        </w:rPr>
        <w:t>n</w:t>
      </w:r>
      <w:r w:rsidR="00AC12F5">
        <w:rPr>
          <w:rFonts w:hint="eastAsia"/>
        </w:rPr>
        <w:t>回目のサンプリング時点での</w:t>
      </w:r>
      <w:r w:rsidR="008346D7">
        <w:rPr>
          <w:rFonts w:hint="eastAsia"/>
        </w:rPr>
        <w:t>速度の値を求めた。</w:t>
      </w:r>
      <w:r w:rsidR="004B7DFD">
        <w:rPr>
          <w:rFonts w:hint="eastAsia"/>
        </w:rPr>
        <w:t>ただし</w:t>
      </w:r>
      <w:r w:rsidR="004B7DFD">
        <w:rPr>
          <w:rFonts w:hint="eastAsia"/>
        </w:rPr>
        <w:t>I</w:t>
      </w:r>
      <w:r w:rsidR="004B7DFD">
        <w:rPr>
          <w:rFonts w:hint="eastAsia"/>
        </w:rPr>
        <w:t>はサンプリング周期とする。</w:t>
      </w:r>
    </w:p>
    <w:p w14:paraId="2CB61AC7" w14:textId="4D1916BA" w:rsidR="008346D7" w:rsidRPr="004B7DFD" w:rsidRDefault="004B7DFD" w:rsidP="00B126CE">
      <w:pPr>
        <w:pStyle w:val="a9"/>
        <w:jc w:val="left"/>
      </w:pPr>
      <m:oMathPara>
        <m:oMath>
          <m:eqArr>
            <m:eqArrPr>
              <m:maxDist m:val="1"/>
              <m:ctrlPr>
                <w:rPr>
                  <w:rFonts w:ascii="Cambria Math" w:hAnsi="Cambria Math"/>
                  <w:i/>
                </w:rPr>
              </m:ctrlPr>
            </m:eqArr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I</m:t>
                      </m:r>
                    </m:num>
                    <m:den>
                      <m:r>
                        <w:rPr>
                          <w:rFonts w:ascii="Cambria Math" w:hAnsi="Cambria Math"/>
                        </w:rPr>
                        <m:t>2</m:t>
                      </m:r>
                    </m:den>
                  </m:f>
                </m:e>
              </m:nary>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4306BAEC" w14:textId="77777777" w:rsidR="006013C5" w:rsidRDefault="006013C5" w:rsidP="00B126CE">
      <w:pPr>
        <w:pStyle w:val="a9"/>
        <w:jc w:val="left"/>
      </w:pPr>
    </w:p>
    <w:p w14:paraId="3F40CFD8" w14:textId="05665CE7" w:rsidR="004B7DFD" w:rsidRDefault="00661DA4" w:rsidP="00B126CE">
      <w:pPr>
        <w:pStyle w:val="a9"/>
        <w:jc w:val="left"/>
      </w:pPr>
      <w:r>
        <w:rPr>
          <w:rFonts w:hint="eastAsia"/>
        </w:rPr>
        <w:t>そして得られた速度から式</w:t>
      </w:r>
      <w:r>
        <w:rPr>
          <w:rFonts w:hint="eastAsia"/>
        </w:rPr>
        <w:t>2</w:t>
      </w:r>
      <w:r>
        <w:rPr>
          <w:rFonts w:hint="eastAsia"/>
        </w:rPr>
        <w:t>を用いて距離を求めた。</w:t>
      </w:r>
    </w:p>
    <w:p w14:paraId="003A2BC9" w14:textId="77777777" w:rsidR="006013C5" w:rsidRDefault="006013C5" w:rsidP="00B126CE">
      <w:pPr>
        <w:pStyle w:val="a9"/>
        <w:jc w:val="left"/>
        <w:rPr>
          <w:rFonts w:hint="eastAsia"/>
        </w:rPr>
      </w:pPr>
    </w:p>
    <w:p w14:paraId="433A7BE0" w14:textId="58D8D6DD" w:rsidR="00661DA4" w:rsidRPr="006013C5" w:rsidRDefault="006013C5" w:rsidP="00B126CE">
      <w:pPr>
        <w:pStyle w:val="a9"/>
        <w:jc w:val="left"/>
      </w:pPr>
      <m:oMathPara>
        <m:oMath>
          <m:eqArr>
            <m:eqArrPr>
              <m:maxDist m:val="1"/>
              <m:ctrlPr>
                <w:rPr>
                  <w:rFonts w:ascii="Cambria Math" w:hAnsi="Cambria Math"/>
                  <w:i/>
                </w:rPr>
              </m:ctrlPr>
            </m:eqArr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e>
                      </m:d>
                      <m:r>
                        <w:rPr>
                          <w:rFonts w:ascii="Cambria Math" w:hAnsi="Cambria Math"/>
                        </w:rPr>
                        <m:t>I</m:t>
                      </m:r>
                    </m:num>
                    <m:den>
                      <m:r>
                        <w:rPr>
                          <w:rFonts w:ascii="Cambria Math" w:hAnsi="Cambria Math"/>
                        </w:rPr>
                        <m:t>2</m:t>
                      </m:r>
                    </m:den>
                  </m:f>
                  <m:r>
                    <w:rPr>
                      <w:rFonts w:ascii="Cambria Math" w:hAnsi="Cambria Math"/>
                    </w:rPr>
                    <m:t xml:space="preserve"> </m:t>
                  </m:r>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B70E74E" w14:textId="77777777" w:rsidR="006013C5" w:rsidRDefault="006013C5" w:rsidP="00B126CE">
      <w:pPr>
        <w:pStyle w:val="a9"/>
        <w:jc w:val="left"/>
      </w:pPr>
    </w:p>
    <w:p w14:paraId="0B6CCDFC" w14:textId="3D84592D" w:rsidR="006013C5" w:rsidRDefault="00DE0125" w:rsidP="00B126CE">
      <w:pPr>
        <w:pStyle w:val="a9"/>
        <w:jc w:val="left"/>
        <w:rPr>
          <w:rFonts w:hint="eastAsia"/>
        </w:rPr>
      </w:pPr>
      <w:r>
        <w:rPr>
          <w:rFonts w:hint="eastAsia"/>
        </w:rPr>
        <w:t>この計算から、</w:t>
      </w:r>
      <w:r w:rsidR="008B440E">
        <w:rPr>
          <w:rFonts w:hint="eastAsia"/>
        </w:rPr>
        <w:t>加速度</w:t>
      </w:r>
      <w:r w:rsidR="008B440E">
        <w:rPr>
          <w:rFonts w:hint="eastAsia"/>
        </w:rPr>
        <w:t>ax</w:t>
      </w:r>
      <w:r w:rsidR="008B440E">
        <w:rPr>
          <w:rFonts w:hint="eastAsia"/>
        </w:rPr>
        <w:t>、速度</w:t>
      </w:r>
      <w:r w:rsidR="008B440E">
        <w:rPr>
          <w:rFonts w:hint="eastAsia"/>
        </w:rPr>
        <w:t>vx</w:t>
      </w:r>
      <w:r w:rsidR="008B440E">
        <w:rPr>
          <w:rFonts w:hint="eastAsia"/>
        </w:rPr>
        <w:t>、距離</w:t>
      </w:r>
      <w:r w:rsidR="008B440E">
        <w:rPr>
          <w:rFonts w:hint="eastAsia"/>
        </w:rPr>
        <w:t>L</w:t>
      </w:r>
      <w:r w:rsidR="008B440E">
        <w:rPr>
          <w:rFonts w:hint="eastAsia"/>
        </w:rPr>
        <w:t>は以下の図</w:t>
      </w:r>
      <w:r w:rsidR="008B440E">
        <w:rPr>
          <w:rFonts w:hint="eastAsia"/>
        </w:rPr>
        <w:t>1-3</w:t>
      </w:r>
      <w:r w:rsidR="008B440E">
        <w:rPr>
          <w:rFonts w:hint="eastAsia"/>
        </w:rPr>
        <w:t>のように変化していることが分かった。</w:t>
      </w:r>
      <w:r w:rsidR="002939E4">
        <w:rPr>
          <w:rFonts w:hint="eastAsia"/>
        </w:rPr>
        <w:t>ただし横軸は</w:t>
      </w:r>
      <w:r w:rsidR="00F9793C">
        <w:rPr>
          <w:rFonts w:hint="eastAsia"/>
        </w:rPr>
        <w:t>何回目のサンプリング</w:t>
      </w:r>
      <w:r w:rsidR="007E107E">
        <w:rPr>
          <w:rFonts w:hint="eastAsia"/>
        </w:rPr>
        <w:t>であるか</w:t>
      </w:r>
      <w:r w:rsidR="00F9793C">
        <w:rPr>
          <w:rFonts w:hint="eastAsia"/>
        </w:rPr>
        <w:t>を表しており、</w:t>
      </w:r>
      <w:r w:rsidR="007E107E">
        <w:rPr>
          <w:rFonts w:hint="eastAsia"/>
        </w:rPr>
        <w:t>サンプリング周期がほぼ一定であることから時間変化としてみなすこともできる。</w:t>
      </w:r>
      <w:r w:rsidR="00AA1A44">
        <w:rPr>
          <w:rFonts w:hint="eastAsia"/>
        </w:rPr>
        <w:t>（</w:t>
      </w:r>
      <w:r w:rsidR="00AA1A44">
        <w:rPr>
          <w:rFonts w:hint="eastAsia"/>
        </w:rPr>
        <w:t>1</w:t>
      </w:r>
      <w:r w:rsidR="00AA1A44">
        <w:rPr>
          <w:rFonts w:hint="eastAsia"/>
        </w:rPr>
        <w:t>回目のみ</w:t>
      </w:r>
      <w:ins w:id="25" w:author="牧野　唯希" w:date="2025-07-30T18:49:00Z" w16du:dateUtc="2025-07-30T09:49:00Z">
        <w:r w:rsidR="00DC3A8B">
          <w:rPr>
            <w:rFonts w:hint="eastAsia"/>
          </w:rPr>
          <w:t>示す</w:t>
        </w:r>
      </w:ins>
      <w:r w:rsidR="00AA1A44">
        <w:rPr>
          <w:rFonts w:hint="eastAsia"/>
        </w:rPr>
        <w:t>）</w:t>
      </w:r>
    </w:p>
    <w:p w14:paraId="4A57C25B" w14:textId="77777777" w:rsidR="00E75448" w:rsidRDefault="00E75448" w:rsidP="00B126CE">
      <w:pPr>
        <w:pStyle w:val="a9"/>
        <w:jc w:val="left"/>
        <w:rPr>
          <w:ins w:id="26" w:author="牧野　唯希" w:date="2025-07-30T18:49:00Z" w16du:dateUtc="2025-07-30T09:49:00Z"/>
        </w:rPr>
      </w:pPr>
    </w:p>
    <w:p w14:paraId="05809C16" w14:textId="77777777" w:rsidR="0032639F" w:rsidRDefault="0032639F" w:rsidP="00B126CE">
      <w:pPr>
        <w:pStyle w:val="a9"/>
        <w:jc w:val="left"/>
        <w:rPr>
          <w:rFonts w:hint="eastAsia"/>
        </w:rPr>
        <w:sectPr w:rsidR="0032639F" w:rsidSect="00062DE6">
          <w:pgSz w:w="12240" w:h="15840"/>
          <w:pgMar w:top="1985" w:right="1701" w:bottom="1701" w:left="1701" w:header="720" w:footer="720" w:gutter="0"/>
          <w:cols w:space="720"/>
          <w:docGrid w:type="lines" w:linePitch="360"/>
        </w:sectPr>
      </w:pPr>
    </w:p>
    <w:p w14:paraId="02C56E55" w14:textId="77777777" w:rsidR="00BF59B2" w:rsidRDefault="00E75448" w:rsidP="00BF59B2">
      <w:pPr>
        <w:pStyle w:val="a9"/>
        <w:keepNext/>
        <w:jc w:val="center"/>
      </w:pPr>
      <w:r>
        <w:lastRenderedPageBreak/>
        <w:drawing>
          <wp:inline distT="0" distB="0" distL="0" distR="0" wp14:anchorId="7019E53B" wp14:editId="67207C11">
            <wp:extent cx="3381154" cy="2743200"/>
            <wp:effectExtent l="0" t="0" r="10160" b="0"/>
            <wp:docPr id="1850638422" name="グラフ 1">
              <a:extLst xmlns:a="http://schemas.openxmlformats.org/drawingml/2006/main">
                <a:ext uri="{FF2B5EF4-FFF2-40B4-BE49-F238E27FC236}">
                  <a16:creationId xmlns:a16="http://schemas.microsoft.com/office/drawing/2014/main" id="{A6068170-1EC1-4F98-A62F-B9CA6ADD5A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1CA5484" w14:textId="178B385D" w:rsidR="008B440E" w:rsidRPr="008B440E" w:rsidRDefault="00BF59B2" w:rsidP="00BF59B2">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1</w:t>
      </w:r>
      <w:r>
        <w:fldChar w:fldCharType="end"/>
      </w:r>
      <w:r>
        <w:rPr>
          <w:rFonts w:hint="eastAsia"/>
        </w:rPr>
        <w:t>x</w:t>
      </w:r>
      <w:r>
        <w:rPr>
          <w:rFonts w:hint="eastAsia"/>
        </w:rPr>
        <w:t>軸方向の加速度</w:t>
      </w:r>
      <w:del w:id="27" w:author="牧野　唯希" w:date="2025-07-30T18:44:00Z" w16du:dateUtc="2025-07-30T09:44:00Z">
        <w:r w:rsidDel="00180946">
          <w:rPr>
            <w:rFonts w:hint="eastAsia"/>
          </w:rPr>
          <w:delText>と時間</w:delText>
        </w:r>
      </w:del>
      <w:ins w:id="28" w:author="牧野　唯希" w:date="2025-07-30T18:44:00Z" w16du:dateUtc="2025-07-30T09:44:00Z">
        <w:r w:rsidR="00180946">
          <w:rPr>
            <w:rFonts w:hint="eastAsia"/>
          </w:rPr>
          <w:t>の変化</w:t>
        </w:r>
      </w:ins>
    </w:p>
    <w:p w14:paraId="0A17381E" w14:textId="77777777" w:rsidR="00BF59B2" w:rsidRDefault="00E75448" w:rsidP="00BF59B2">
      <w:pPr>
        <w:pStyle w:val="a9"/>
        <w:keepNext/>
        <w:jc w:val="center"/>
      </w:pPr>
      <w:r>
        <w:drawing>
          <wp:inline distT="0" distB="0" distL="0" distR="0" wp14:anchorId="048B0A4A" wp14:editId="64448964">
            <wp:extent cx="3583172" cy="2519917"/>
            <wp:effectExtent l="0" t="0" r="17780" b="13970"/>
            <wp:docPr id="1258161415" name="グラフ 1">
              <a:extLst xmlns:a="http://schemas.openxmlformats.org/drawingml/2006/main">
                <a:ext uri="{FF2B5EF4-FFF2-40B4-BE49-F238E27FC236}">
                  <a16:creationId xmlns:a16="http://schemas.microsoft.com/office/drawing/2014/main" id="{884BF905-8C4F-4D0B-8C51-231C30A8F3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0C295F9" w14:textId="7CAD59F4" w:rsidR="008346D7" w:rsidRDefault="00BF59B2" w:rsidP="00BF59B2">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2</w:t>
      </w:r>
      <w:r>
        <w:fldChar w:fldCharType="end"/>
      </w:r>
      <w:r>
        <w:rPr>
          <w:rFonts w:hint="eastAsia"/>
        </w:rPr>
        <w:t>x</w:t>
      </w:r>
      <w:r>
        <w:rPr>
          <w:rFonts w:hint="eastAsia"/>
        </w:rPr>
        <w:t>軸方向の速度</w:t>
      </w:r>
      <w:ins w:id="29" w:author="牧野　唯希" w:date="2025-07-30T18:44:00Z" w16du:dateUtc="2025-07-30T09:44:00Z">
        <w:r w:rsidR="00180946">
          <w:rPr>
            <w:rFonts w:hint="eastAsia"/>
          </w:rPr>
          <w:t>の変化</w:t>
        </w:r>
      </w:ins>
      <w:del w:id="30" w:author="牧野　唯希" w:date="2025-07-30T18:43:00Z" w16du:dateUtc="2025-07-30T09:43:00Z">
        <w:r w:rsidDel="00180946">
          <w:rPr>
            <w:rFonts w:hint="eastAsia"/>
          </w:rPr>
          <w:delText>と時間</w:delText>
        </w:r>
      </w:del>
    </w:p>
    <w:p w14:paraId="698DE8F1" w14:textId="77777777" w:rsidR="00F523E2" w:rsidRDefault="00F523E2" w:rsidP="00F523E2">
      <w:pPr>
        <w:pStyle w:val="a9"/>
        <w:jc w:val="center"/>
        <w:rPr>
          <w:rFonts w:hint="eastAsia"/>
        </w:rPr>
      </w:pPr>
    </w:p>
    <w:p w14:paraId="0D1C7DDD" w14:textId="77777777" w:rsidR="00BF59B2" w:rsidRDefault="00E75448" w:rsidP="00BF59B2">
      <w:pPr>
        <w:pStyle w:val="a9"/>
        <w:keepNext/>
        <w:jc w:val="center"/>
      </w:pPr>
      <w:r>
        <w:lastRenderedPageBreak/>
        <w:drawing>
          <wp:inline distT="0" distB="0" distL="0" distR="0" wp14:anchorId="24BD133B" wp14:editId="3457ACC7">
            <wp:extent cx="3578087" cy="2544418"/>
            <wp:effectExtent l="0" t="0" r="3810" b="8890"/>
            <wp:docPr id="153056768" name="グラフ 1">
              <a:extLst xmlns:a="http://schemas.openxmlformats.org/drawingml/2006/main">
                <a:ext uri="{FF2B5EF4-FFF2-40B4-BE49-F238E27FC236}">
                  <a16:creationId xmlns:a16="http://schemas.microsoft.com/office/drawing/2014/main" id="{927458B2-A358-4E3A-AB86-E7D5D24A1A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56AF138" w14:textId="6F664721" w:rsidR="002B4F90" w:rsidDel="00180946" w:rsidRDefault="00BF59B2" w:rsidP="00BF59B2">
      <w:pPr>
        <w:pStyle w:val="ab"/>
        <w:jc w:val="center"/>
        <w:rPr>
          <w:del w:id="31" w:author="牧野　唯希" w:date="2025-07-30T18:44:00Z" w16du:dateUtc="2025-07-30T09:44:00Z"/>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3</w:t>
      </w:r>
      <w:r>
        <w:fldChar w:fldCharType="end"/>
      </w:r>
      <w:r>
        <w:rPr>
          <w:rFonts w:hint="eastAsia"/>
        </w:rPr>
        <w:t>x</w:t>
      </w:r>
      <w:r>
        <w:rPr>
          <w:rFonts w:hint="eastAsia"/>
        </w:rPr>
        <w:t>軸方向の距離</w:t>
      </w:r>
      <w:ins w:id="32" w:author="牧野　唯希" w:date="2025-07-30T18:44:00Z" w16du:dateUtc="2025-07-30T09:44:00Z">
        <w:r w:rsidR="00180946">
          <w:rPr>
            <w:rFonts w:hint="eastAsia"/>
          </w:rPr>
          <w:t>の変化</w:t>
        </w:r>
      </w:ins>
      <w:del w:id="33" w:author="牧野　唯希" w:date="2025-07-30T18:44:00Z" w16du:dateUtc="2025-07-30T09:44:00Z">
        <w:r w:rsidDel="00180946">
          <w:rPr>
            <w:rFonts w:hint="eastAsia"/>
          </w:rPr>
          <w:delText>と時間</w:delText>
        </w:r>
      </w:del>
    </w:p>
    <w:p w14:paraId="31F0BD9A" w14:textId="77777777" w:rsidR="00E75448" w:rsidRDefault="00E75448" w:rsidP="00180946">
      <w:pPr>
        <w:pStyle w:val="ab"/>
        <w:jc w:val="center"/>
        <w:rPr>
          <w:rFonts w:hint="eastAsia"/>
        </w:rPr>
        <w:sectPr w:rsidR="00E75448" w:rsidSect="00F523E2">
          <w:type w:val="continuous"/>
          <w:pgSz w:w="12240" w:h="15840"/>
          <w:pgMar w:top="1985" w:right="1701" w:bottom="1701" w:left="1701" w:header="720" w:footer="720" w:gutter="0"/>
          <w:cols w:space="720"/>
          <w:docGrid w:type="lines" w:linePitch="360"/>
        </w:sectPr>
        <w:pPrChange w:id="34" w:author="牧野　唯希" w:date="2025-07-30T18:44:00Z" w16du:dateUtc="2025-07-30T09:44:00Z">
          <w:pPr>
            <w:pStyle w:val="a9"/>
            <w:jc w:val="left"/>
          </w:pPr>
        </w:pPrChange>
      </w:pPr>
    </w:p>
    <w:p w14:paraId="7328A4F2" w14:textId="77777777" w:rsidR="00AA1A44" w:rsidRDefault="00AA1A44" w:rsidP="002B4F90">
      <w:pPr>
        <w:pStyle w:val="a9"/>
        <w:jc w:val="left"/>
      </w:pPr>
    </w:p>
    <w:p w14:paraId="56CA3840" w14:textId="1A448798" w:rsidR="005C61B4" w:rsidRDefault="00AA1A44" w:rsidP="005E6E88">
      <w:pPr>
        <w:pStyle w:val="a9"/>
        <w:jc w:val="left"/>
        <w:rPr>
          <w:ins w:id="35" w:author="牧野　唯希" w:date="2025-08-01T14:06:00Z" w16du:dateUtc="2025-08-01T05:06:00Z"/>
        </w:rPr>
      </w:pPr>
      <w:r>
        <w:rPr>
          <w:rFonts w:hint="eastAsia"/>
        </w:rPr>
        <w:t>この結果から、</w:t>
      </w:r>
      <w:ins w:id="36" w:author="牧野　唯希" w:date="2025-08-01T14:02:00Z" w16du:dateUtc="2025-08-01T05:02:00Z">
        <w:r w:rsidR="00365B15">
          <w:rPr>
            <w:rFonts w:hint="eastAsia"/>
          </w:rPr>
          <w:t>第一回目において</w:t>
        </w:r>
      </w:ins>
      <w:r>
        <w:rPr>
          <w:rFonts w:hint="eastAsia"/>
        </w:rPr>
        <w:t>最終的な距離が</w:t>
      </w:r>
      <w:r>
        <w:rPr>
          <w:rFonts w:hint="eastAsia"/>
        </w:rPr>
        <w:t>-0.44</w:t>
      </w:r>
      <w:r w:rsidR="00410B6A">
        <w:rPr>
          <w:rFonts w:hint="eastAsia"/>
        </w:rPr>
        <w:t>8</w:t>
      </w:r>
      <w:r>
        <w:rPr>
          <w:rFonts w:hint="eastAsia"/>
        </w:rPr>
        <w:t>m</w:t>
      </w:r>
      <w:r>
        <w:rPr>
          <w:rFonts w:hint="eastAsia"/>
        </w:rPr>
        <w:t>となり本来測定したはずの</w:t>
      </w:r>
      <w:r>
        <w:rPr>
          <w:rFonts w:hint="eastAsia"/>
        </w:rPr>
        <w:t>1m</w:t>
      </w:r>
      <w:r>
        <w:rPr>
          <w:rFonts w:hint="eastAsia"/>
        </w:rPr>
        <w:t>から大幅にずれていることが確認できた。</w:t>
      </w:r>
      <w:ins w:id="37" w:author="牧野　唯希" w:date="2025-08-01T14:03:00Z" w16du:dateUtc="2025-08-01T05:03:00Z">
        <w:r w:rsidR="00365B15">
          <w:rPr>
            <w:rFonts w:hint="eastAsia"/>
          </w:rPr>
          <w:t>このようにずれが生じた原因については、負の加速度が正の加速度よりもかなり大きく</w:t>
        </w:r>
        <w:r w:rsidR="00497F0B">
          <w:rPr>
            <w:rFonts w:hint="eastAsia"/>
          </w:rPr>
          <w:t>計測されていることが</w:t>
        </w:r>
      </w:ins>
      <w:ins w:id="38" w:author="牧野　唯希" w:date="2025-08-01T14:04:00Z" w16du:dateUtc="2025-08-01T05:04:00Z">
        <w:r w:rsidR="00497F0B">
          <w:rPr>
            <w:rFonts w:hint="eastAsia"/>
          </w:rPr>
          <w:t>考えられる。それによって、最終的な速度が</w:t>
        </w:r>
        <w:r w:rsidR="00497F0B">
          <w:rPr>
            <w:rFonts w:hint="eastAsia"/>
          </w:rPr>
          <w:t>0</w:t>
        </w:r>
        <w:r w:rsidR="00497F0B">
          <w:rPr>
            <w:rFonts w:hint="eastAsia"/>
          </w:rPr>
          <w:t>ではなく、負の値を示しており、それに伴い距離も</w:t>
        </w:r>
        <w:r w:rsidR="00BC2F2A">
          <w:rPr>
            <w:rFonts w:hint="eastAsia"/>
          </w:rPr>
          <w:t>直線的に減少している。</w:t>
        </w:r>
      </w:ins>
      <w:ins w:id="39" w:author="牧野　唯希" w:date="2025-08-01T14:08:00Z" w16du:dateUtc="2025-08-01T05:08:00Z">
        <w:r w:rsidR="00457638">
          <w:rPr>
            <w:rFonts w:hint="eastAsia"/>
          </w:rPr>
          <w:t>表</w:t>
        </w:r>
        <w:r w:rsidR="00457638">
          <w:rPr>
            <w:rFonts w:hint="eastAsia"/>
          </w:rPr>
          <w:t>1</w:t>
        </w:r>
        <w:r w:rsidR="00457638">
          <w:rPr>
            <w:rFonts w:hint="eastAsia"/>
          </w:rPr>
          <w:t>に示すように</w:t>
        </w:r>
      </w:ins>
      <w:r w:rsidR="005C61B4">
        <w:rPr>
          <w:rFonts w:hint="eastAsia"/>
        </w:rPr>
        <w:t>2</w:t>
      </w:r>
      <w:r w:rsidR="005C61B4">
        <w:rPr>
          <w:rFonts w:hint="eastAsia"/>
        </w:rPr>
        <w:t>から</w:t>
      </w:r>
      <w:r w:rsidR="005C61B4">
        <w:rPr>
          <w:rFonts w:hint="eastAsia"/>
        </w:rPr>
        <w:t>5</w:t>
      </w:r>
      <w:r w:rsidR="005C61B4">
        <w:rPr>
          <w:rFonts w:hint="eastAsia"/>
        </w:rPr>
        <w:t>回目に関して</w:t>
      </w:r>
      <w:del w:id="40" w:author="牧野　唯希" w:date="2025-08-01T14:05:00Z" w16du:dateUtc="2025-08-01T05:05:00Z">
        <w:r w:rsidR="00700AF8" w:rsidDel="00700AF8">
          <w:rPr>
            <w:rFonts w:hint="eastAsia"/>
          </w:rPr>
          <w:delText>得られた値は最後に述べる</w:delText>
        </w:r>
      </w:del>
      <w:ins w:id="41" w:author="牧野　唯希" w:date="2025-08-01T14:05:00Z" w16du:dateUtc="2025-08-01T05:05:00Z">
        <w:r w:rsidR="00700AF8">
          <w:rPr>
            <w:rFonts w:hint="eastAsia"/>
          </w:rPr>
          <w:t>も</w:t>
        </w:r>
        <w:r w:rsidR="006367F6">
          <w:rPr>
            <w:rFonts w:hint="eastAsia"/>
          </w:rPr>
          <w:t>同様に</w:t>
        </w:r>
        <w:r w:rsidR="00700AF8">
          <w:rPr>
            <w:rFonts w:hint="eastAsia"/>
          </w:rPr>
          <w:t>1m</w:t>
        </w:r>
        <w:r w:rsidR="00700AF8">
          <w:rPr>
            <w:rFonts w:hint="eastAsia"/>
          </w:rPr>
          <w:t>から</w:t>
        </w:r>
      </w:ins>
      <w:ins w:id="42" w:author="牧野　唯希" w:date="2025-08-01T14:08:00Z" w16du:dateUtc="2025-08-01T05:08:00Z">
        <w:r w:rsidR="00457638">
          <w:rPr>
            <w:rFonts w:hint="eastAsia"/>
          </w:rPr>
          <w:t>大きく</w:t>
        </w:r>
      </w:ins>
      <w:ins w:id="43" w:author="牧野　唯希" w:date="2025-08-01T14:06:00Z" w16du:dateUtc="2025-08-01T05:06:00Z">
        <w:r w:rsidR="00700AF8">
          <w:rPr>
            <w:rFonts w:hint="eastAsia"/>
          </w:rPr>
          <w:t>ずれた結果が得られた</w:t>
        </w:r>
      </w:ins>
      <w:r w:rsidR="005C61B4">
        <w:rPr>
          <w:rFonts w:hint="eastAsia"/>
        </w:rPr>
        <w:t>。</w:t>
      </w:r>
    </w:p>
    <w:p w14:paraId="3323E360" w14:textId="1C9192BD" w:rsidR="00700AF8" w:rsidRDefault="00700AF8" w:rsidP="00700AF8">
      <w:pPr>
        <w:pStyle w:val="ab"/>
        <w:keepNext/>
        <w:jc w:val="center"/>
        <w:rPr>
          <w:ins w:id="44" w:author="牧野　唯希" w:date="2025-08-01T14:07:00Z" w16du:dateUtc="2025-08-01T05:07:00Z"/>
          <w:rFonts w:hint="eastAsia"/>
        </w:rPr>
        <w:pPrChange w:id="45" w:author="牧野　唯希" w:date="2025-08-01T14:07:00Z" w16du:dateUtc="2025-08-01T05:07:00Z">
          <w:pPr/>
        </w:pPrChange>
      </w:pPr>
      <w:ins w:id="46" w:author="牧野　唯希" w:date="2025-08-01T14:07:00Z" w16du:dateUtc="2025-08-01T05:07: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r w:rsidR="007F1E55">
        <w:t>1</w:t>
      </w:r>
      <w:ins w:id="47" w:author="牧野　唯希" w:date="2025-08-01T14:07:00Z" w16du:dateUtc="2025-08-01T05:07:00Z">
        <w:r>
          <w:fldChar w:fldCharType="end"/>
        </w:r>
        <w:r>
          <w:rPr>
            <w:rFonts w:hint="eastAsia"/>
          </w:rPr>
          <w:t>n</w:t>
        </w:r>
        <w:r>
          <w:rPr>
            <w:rFonts w:hint="eastAsia"/>
          </w:rPr>
          <w:t>回目</w:t>
        </w:r>
      </w:ins>
      <w:ins w:id="48" w:author="牧野　唯希" w:date="2025-08-01T14:08:00Z" w16du:dateUtc="2025-08-01T05:08:00Z">
        <w:r w:rsidR="00457638">
          <w:rPr>
            <w:rFonts w:hint="eastAsia"/>
          </w:rPr>
          <w:t>で</w:t>
        </w:r>
      </w:ins>
      <w:ins w:id="49" w:author="牧野　唯希" w:date="2025-08-01T14:07:00Z" w16du:dateUtc="2025-08-01T05:07:00Z">
        <w:r>
          <w:rPr>
            <w:rFonts w:hint="eastAsia"/>
          </w:rPr>
          <w:t>計測した距離</w:t>
        </w:r>
      </w:ins>
    </w:p>
    <w:tbl>
      <w:tblPr>
        <w:tblStyle w:val="ac"/>
        <w:tblW w:w="0" w:type="auto"/>
        <w:jc w:val="center"/>
        <w:tblLook w:val="04A0" w:firstRow="1" w:lastRow="0" w:firstColumn="1" w:lastColumn="0" w:noHBand="0" w:noVBand="1"/>
        <w:tblPrChange w:id="50" w:author="牧野　唯希" w:date="2025-08-01T14:35:00Z" w16du:dateUtc="2025-08-01T05:35:00Z">
          <w:tblPr>
            <w:tblStyle w:val="ac"/>
            <w:tblW w:w="0" w:type="auto"/>
            <w:jc w:val="center"/>
            <w:tblLook w:val="04A0" w:firstRow="1" w:lastRow="0" w:firstColumn="1" w:lastColumn="0" w:noHBand="0" w:noVBand="1"/>
          </w:tblPr>
        </w:tblPrChange>
      </w:tblPr>
      <w:tblGrid>
        <w:gridCol w:w="1258"/>
        <w:gridCol w:w="3021"/>
        <w:gridCol w:w="3003"/>
        <w:tblGridChange w:id="51">
          <w:tblGrid>
            <w:gridCol w:w="1258"/>
            <w:gridCol w:w="1579"/>
            <w:gridCol w:w="1442"/>
            <w:gridCol w:w="1601"/>
            <w:gridCol w:w="1402"/>
            <w:gridCol w:w="1641"/>
          </w:tblGrid>
        </w:tblGridChange>
      </w:tblGrid>
      <w:tr w:rsidR="00457638" w14:paraId="12220B69" w14:textId="7BBC7DE7" w:rsidTr="00310CB0">
        <w:trPr>
          <w:trHeight w:val="225"/>
          <w:jc w:val="center"/>
          <w:ins w:id="52" w:author="牧野　唯希" w:date="2025-08-01T14:06:00Z" w16du:dateUtc="2025-08-01T05:06:00Z"/>
          <w:trPrChange w:id="53" w:author="牧野　唯希" w:date="2025-08-01T14:35:00Z" w16du:dateUtc="2025-08-01T05:35:00Z">
            <w:trPr>
              <w:trHeight w:val="349"/>
              <w:jc w:val="center"/>
            </w:trPr>
          </w:trPrChange>
        </w:trPr>
        <w:tc>
          <w:tcPr>
            <w:tcW w:w="1258" w:type="dxa"/>
            <w:tcPrChange w:id="54" w:author="牧野　唯希" w:date="2025-08-01T14:35:00Z" w16du:dateUtc="2025-08-01T05:35:00Z">
              <w:tcPr>
                <w:tcW w:w="2837" w:type="dxa"/>
                <w:gridSpan w:val="2"/>
              </w:tcPr>
            </w:tcPrChange>
          </w:tcPr>
          <w:p w14:paraId="2AF8C03C" w14:textId="77777777" w:rsidR="00457638" w:rsidRDefault="00457638" w:rsidP="00CE6C18">
            <w:pPr>
              <w:pStyle w:val="a9"/>
              <w:ind w:left="0"/>
              <w:jc w:val="left"/>
              <w:rPr>
                <w:ins w:id="55" w:author="牧野　唯希" w:date="2025-08-01T14:06:00Z" w16du:dateUtc="2025-08-01T05:06:00Z"/>
                <w:rFonts w:hint="eastAsia"/>
              </w:rPr>
            </w:pPr>
            <w:ins w:id="56" w:author="牧野　唯希" w:date="2025-08-01T14:06:00Z" w16du:dateUtc="2025-08-01T05:06:00Z">
              <w:r>
                <w:rPr>
                  <w:rFonts w:hint="eastAsia"/>
                </w:rPr>
                <w:t>n</w:t>
              </w:r>
              <w:r>
                <w:rPr>
                  <w:rFonts w:hint="eastAsia"/>
                </w:rPr>
                <w:t>回目</w:t>
              </w:r>
            </w:ins>
          </w:p>
        </w:tc>
        <w:tc>
          <w:tcPr>
            <w:tcW w:w="3021" w:type="dxa"/>
            <w:tcPrChange w:id="57" w:author="牧野　唯希" w:date="2025-08-01T14:35:00Z" w16du:dateUtc="2025-08-01T05:35:00Z">
              <w:tcPr>
                <w:tcW w:w="3043" w:type="dxa"/>
                <w:gridSpan w:val="2"/>
              </w:tcPr>
            </w:tcPrChange>
          </w:tcPr>
          <w:p w14:paraId="23F3983D" w14:textId="77777777" w:rsidR="00457638" w:rsidRDefault="00457638" w:rsidP="00CE6C18">
            <w:pPr>
              <w:pStyle w:val="a9"/>
              <w:ind w:left="0"/>
              <w:jc w:val="left"/>
              <w:rPr>
                <w:ins w:id="58" w:author="牧野　唯希" w:date="2025-08-01T14:06:00Z" w16du:dateUtc="2025-08-01T05:06:00Z"/>
                <w:rFonts w:hint="eastAsia"/>
              </w:rPr>
            </w:pPr>
            <w:ins w:id="59" w:author="牧野　唯希" w:date="2025-08-01T14:06:00Z" w16du:dateUtc="2025-08-01T05:06:00Z">
              <w:r>
                <w:rPr>
                  <w:rFonts w:hint="eastAsia"/>
                </w:rPr>
                <w:t>距離</w:t>
              </w:r>
              <w:r>
                <w:rPr>
                  <w:rFonts w:hint="eastAsia"/>
                </w:rPr>
                <w:t>[m](</w:t>
              </w:r>
              <w:r>
                <w:rPr>
                  <w:rFonts w:hint="eastAsia"/>
                </w:rPr>
                <w:t>補正無し</w:t>
              </w:r>
              <w:r>
                <w:rPr>
                  <w:rFonts w:hint="eastAsia"/>
                </w:rPr>
                <w:t>)</w:t>
              </w:r>
            </w:ins>
          </w:p>
        </w:tc>
        <w:tc>
          <w:tcPr>
            <w:tcW w:w="3003" w:type="dxa"/>
            <w:tcPrChange w:id="60" w:author="牧野　唯希" w:date="2025-08-01T14:35:00Z" w16du:dateUtc="2025-08-01T05:35:00Z">
              <w:tcPr>
                <w:tcW w:w="3043" w:type="dxa"/>
                <w:gridSpan w:val="2"/>
              </w:tcPr>
            </w:tcPrChange>
          </w:tcPr>
          <w:p w14:paraId="09371091" w14:textId="062445E7" w:rsidR="00457638" w:rsidRDefault="00457638" w:rsidP="00CE6C18">
            <w:pPr>
              <w:pStyle w:val="a9"/>
              <w:ind w:left="0"/>
              <w:jc w:val="left"/>
              <w:rPr>
                <w:ins w:id="61" w:author="牧野　唯希" w:date="2025-08-01T14:08:00Z" w16du:dateUtc="2025-08-01T05:08:00Z"/>
                <w:rFonts w:hint="eastAsia"/>
              </w:rPr>
            </w:pPr>
            <w:ins w:id="62" w:author="牧野　唯希" w:date="2025-08-01T14:08:00Z" w16du:dateUtc="2025-08-01T05:08:00Z">
              <w:r>
                <w:rPr>
                  <w:rFonts w:hint="eastAsia"/>
                </w:rPr>
                <w:t>1m</w:t>
              </w:r>
              <w:r>
                <w:rPr>
                  <w:rFonts w:hint="eastAsia"/>
                </w:rPr>
                <w:t>からの差</w:t>
              </w:r>
            </w:ins>
          </w:p>
        </w:tc>
      </w:tr>
      <w:tr w:rsidR="00457638" w14:paraId="49C0D852" w14:textId="62337AA5" w:rsidTr="00D94664">
        <w:trPr>
          <w:trHeight w:val="361"/>
          <w:jc w:val="center"/>
          <w:ins w:id="63" w:author="牧野　唯希" w:date="2025-08-01T14:06:00Z" w16du:dateUtc="2025-08-01T05:06:00Z"/>
          <w:trPrChange w:id="64" w:author="牧野　唯希" w:date="2025-08-01T14:35:00Z" w16du:dateUtc="2025-08-01T05:35:00Z">
            <w:trPr>
              <w:trHeight w:val="361"/>
              <w:jc w:val="center"/>
            </w:trPr>
          </w:trPrChange>
        </w:trPr>
        <w:tc>
          <w:tcPr>
            <w:tcW w:w="1258" w:type="dxa"/>
            <w:tcPrChange w:id="65" w:author="牧野　唯希" w:date="2025-08-01T14:35:00Z" w16du:dateUtc="2025-08-01T05:35:00Z">
              <w:tcPr>
                <w:tcW w:w="2837" w:type="dxa"/>
                <w:gridSpan w:val="2"/>
              </w:tcPr>
            </w:tcPrChange>
          </w:tcPr>
          <w:p w14:paraId="3F1C6AB9" w14:textId="77777777" w:rsidR="00457638" w:rsidRDefault="00457638" w:rsidP="00CE6C18">
            <w:pPr>
              <w:pStyle w:val="a9"/>
              <w:ind w:left="0"/>
              <w:jc w:val="left"/>
              <w:rPr>
                <w:ins w:id="66" w:author="牧野　唯希" w:date="2025-08-01T14:06:00Z" w16du:dateUtc="2025-08-01T05:06:00Z"/>
                <w:rFonts w:hint="eastAsia"/>
              </w:rPr>
            </w:pPr>
            <w:ins w:id="67" w:author="牧野　唯希" w:date="2025-08-01T14:06:00Z" w16du:dateUtc="2025-08-01T05:06:00Z">
              <w:r>
                <w:rPr>
                  <w:rFonts w:hint="eastAsia"/>
                </w:rPr>
                <w:t>1</w:t>
              </w:r>
              <w:r>
                <w:rPr>
                  <w:rFonts w:hint="eastAsia"/>
                </w:rPr>
                <w:t>回目</w:t>
              </w:r>
            </w:ins>
          </w:p>
        </w:tc>
        <w:tc>
          <w:tcPr>
            <w:tcW w:w="3021" w:type="dxa"/>
            <w:tcPrChange w:id="68" w:author="牧野　唯希" w:date="2025-08-01T14:35:00Z" w16du:dateUtc="2025-08-01T05:35:00Z">
              <w:tcPr>
                <w:tcW w:w="3043" w:type="dxa"/>
                <w:gridSpan w:val="2"/>
              </w:tcPr>
            </w:tcPrChange>
          </w:tcPr>
          <w:p w14:paraId="40372229" w14:textId="3CD60AB0" w:rsidR="00457638" w:rsidRPr="006464BD" w:rsidRDefault="00457638" w:rsidP="00CE6C18">
            <w:pPr>
              <w:jc w:val="left"/>
              <w:rPr>
                <w:ins w:id="69" w:author="牧野　唯希" w:date="2025-08-01T14:06:00Z" w16du:dateUtc="2025-08-01T05:06:00Z"/>
                <w:rFonts w:ascii="游ゴシック" w:eastAsia="游ゴシック" w:hAnsi="游ゴシック" w:hint="eastAsia"/>
                <w:noProof w:val="0"/>
                <w:color w:val="000000"/>
                <w:sz w:val="22"/>
              </w:rPr>
            </w:pPr>
            <w:ins w:id="70" w:author="牧野　唯希" w:date="2025-08-01T14:06:00Z" w16du:dateUtc="2025-08-01T05:06:00Z">
              <w:r>
                <w:rPr>
                  <w:rFonts w:ascii="游ゴシック" w:eastAsia="游ゴシック" w:hAnsi="游ゴシック" w:hint="eastAsia"/>
                  <w:color w:val="000000"/>
                  <w:sz w:val="22"/>
                </w:rPr>
                <w:t>-0.44842</w:t>
              </w:r>
            </w:ins>
            <w:ins w:id="71" w:author="牧野　唯希" w:date="2025-08-01T14:09:00Z" w16du:dateUtc="2025-08-01T05:09:00Z">
              <w:r w:rsidR="000004BF">
                <w:rPr>
                  <w:rFonts w:ascii="游ゴシック" w:eastAsia="游ゴシック" w:hAnsi="游ゴシック" w:hint="eastAsia"/>
                  <w:color w:val="000000"/>
                  <w:sz w:val="22"/>
                </w:rPr>
                <w:t>5</w:t>
              </w:r>
            </w:ins>
          </w:p>
        </w:tc>
        <w:tc>
          <w:tcPr>
            <w:tcW w:w="3003" w:type="dxa"/>
            <w:tcPrChange w:id="72" w:author="牧野　唯希" w:date="2025-08-01T14:35:00Z" w16du:dateUtc="2025-08-01T05:35:00Z">
              <w:tcPr>
                <w:tcW w:w="3043" w:type="dxa"/>
                <w:gridSpan w:val="2"/>
              </w:tcPr>
            </w:tcPrChange>
          </w:tcPr>
          <w:p w14:paraId="6BF4E8B3" w14:textId="2DE942AC" w:rsidR="00457638" w:rsidRDefault="00457638" w:rsidP="00CE6C18">
            <w:pPr>
              <w:jc w:val="left"/>
              <w:rPr>
                <w:ins w:id="73" w:author="牧野　唯希" w:date="2025-08-01T14:08:00Z" w16du:dateUtc="2025-08-01T05:08:00Z"/>
                <w:rFonts w:ascii="游ゴシック" w:eastAsia="游ゴシック" w:hAnsi="游ゴシック" w:hint="eastAsia"/>
                <w:color w:val="000000"/>
                <w:sz w:val="22"/>
              </w:rPr>
            </w:pPr>
            <w:ins w:id="74" w:author="牧野　唯希" w:date="2025-08-01T14:08:00Z" w16du:dateUtc="2025-08-01T05:08:00Z">
              <w:r>
                <w:rPr>
                  <w:rFonts w:ascii="游ゴシック" w:eastAsia="游ゴシック" w:hAnsi="游ゴシック" w:hint="eastAsia"/>
                  <w:color w:val="000000"/>
                  <w:sz w:val="22"/>
                </w:rPr>
                <w:t>1.4484</w:t>
              </w:r>
              <w:r w:rsidR="00F46C09">
                <w:rPr>
                  <w:rFonts w:ascii="游ゴシック" w:eastAsia="游ゴシック" w:hAnsi="游ゴシック" w:hint="eastAsia"/>
                  <w:color w:val="000000"/>
                  <w:sz w:val="22"/>
                </w:rPr>
                <w:t>2</w:t>
              </w:r>
            </w:ins>
            <w:ins w:id="75" w:author="牧野　唯希" w:date="2025-08-01T14:11:00Z" w16du:dateUtc="2025-08-01T05:11:00Z">
              <w:r w:rsidR="00FE26CD">
                <w:rPr>
                  <w:rFonts w:ascii="游ゴシック" w:eastAsia="游ゴシック" w:hAnsi="游ゴシック" w:hint="eastAsia"/>
                  <w:color w:val="000000"/>
                  <w:sz w:val="22"/>
                </w:rPr>
                <w:t>5</w:t>
              </w:r>
            </w:ins>
          </w:p>
        </w:tc>
      </w:tr>
      <w:tr w:rsidR="00457638" w14:paraId="371E3798" w14:textId="09F5104A" w:rsidTr="00D94664">
        <w:trPr>
          <w:trHeight w:val="361"/>
          <w:jc w:val="center"/>
          <w:ins w:id="76" w:author="牧野　唯希" w:date="2025-08-01T14:06:00Z" w16du:dateUtc="2025-08-01T05:06:00Z"/>
          <w:trPrChange w:id="77" w:author="牧野　唯希" w:date="2025-08-01T14:35:00Z" w16du:dateUtc="2025-08-01T05:35:00Z">
            <w:trPr>
              <w:trHeight w:val="361"/>
              <w:jc w:val="center"/>
            </w:trPr>
          </w:trPrChange>
        </w:trPr>
        <w:tc>
          <w:tcPr>
            <w:tcW w:w="1258" w:type="dxa"/>
            <w:tcPrChange w:id="78" w:author="牧野　唯希" w:date="2025-08-01T14:35:00Z" w16du:dateUtc="2025-08-01T05:35:00Z">
              <w:tcPr>
                <w:tcW w:w="2837" w:type="dxa"/>
                <w:gridSpan w:val="2"/>
              </w:tcPr>
            </w:tcPrChange>
          </w:tcPr>
          <w:p w14:paraId="06378B13" w14:textId="77777777" w:rsidR="00457638" w:rsidRDefault="00457638" w:rsidP="00CE6C18">
            <w:pPr>
              <w:pStyle w:val="a9"/>
              <w:ind w:left="0"/>
              <w:jc w:val="left"/>
              <w:rPr>
                <w:ins w:id="79" w:author="牧野　唯希" w:date="2025-08-01T14:06:00Z" w16du:dateUtc="2025-08-01T05:06:00Z"/>
                <w:rFonts w:hint="eastAsia"/>
              </w:rPr>
            </w:pPr>
            <w:ins w:id="80" w:author="牧野　唯希" w:date="2025-08-01T14:06:00Z" w16du:dateUtc="2025-08-01T05:06:00Z">
              <w:r>
                <w:rPr>
                  <w:rFonts w:hint="eastAsia"/>
                </w:rPr>
                <w:t>2</w:t>
              </w:r>
              <w:r>
                <w:rPr>
                  <w:rFonts w:hint="eastAsia"/>
                </w:rPr>
                <w:t>回目</w:t>
              </w:r>
            </w:ins>
          </w:p>
        </w:tc>
        <w:tc>
          <w:tcPr>
            <w:tcW w:w="3021" w:type="dxa"/>
            <w:tcPrChange w:id="81" w:author="牧野　唯希" w:date="2025-08-01T14:35:00Z" w16du:dateUtc="2025-08-01T05:35:00Z">
              <w:tcPr>
                <w:tcW w:w="3043" w:type="dxa"/>
                <w:gridSpan w:val="2"/>
              </w:tcPr>
            </w:tcPrChange>
          </w:tcPr>
          <w:p w14:paraId="1BDEFDBE" w14:textId="4C589EB1" w:rsidR="00457638" w:rsidRPr="006464BD" w:rsidRDefault="00457638" w:rsidP="00CE6C18">
            <w:pPr>
              <w:rPr>
                <w:ins w:id="82" w:author="牧野　唯希" w:date="2025-08-01T14:06:00Z" w16du:dateUtc="2025-08-01T05:06:00Z"/>
                <w:rFonts w:ascii="游ゴシック" w:eastAsia="游ゴシック" w:hAnsi="游ゴシック" w:hint="eastAsia"/>
                <w:noProof w:val="0"/>
                <w:color w:val="000000"/>
                <w:sz w:val="22"/>
              </w:rPr>
            </w:pPr>
            <w:ins w:id="83" w:author="牧野　唯希" w:date="2025-08-01T14:06:00Z" w16du:dateUtc="2025-08-01T05:06:00Z">
              <w:r w:rsidRPr="004E3E2A">
                <w:rPr>
                  <w:rFonts w:ascii="游ゴシック" w:eastAsia="游ゴシック" w:hAnsi="游ゴシック"/>
                  <w:noProof w:val="0"/>
                  <w:color w:val="000000"/>
                  <w:sz w:val="22"/>
                </w:rPr>
                <w:t>-0.23574</w:t>
              </w:r>
            </w:ins>
            <w:ins w:id="84" w:author="牧野　唯希" w:date="2025-08-01T14:10:00Z" w16du:dateUtc="2025-08-01T05:10:00Z">
              <w:r w:rsidR="00FE26CD">
                <w:rPr>
                  <w:rFonts w:ascii="游ゴシック" w:eastAsia="游ゴシック" w:hAnsi="游ゴシック" w:hint="eastAsia"/>
                  <w:noProof w:val="0"/>
                  <w:color w:val="000000"/>
                  <w:sz w:val="22"/>
                </w:rPr>
                <w:t>3</w:t>
              </w:r>
            </w:ins>
          </w:p>
        </w:tc>
        <w:tc>
          <w:tcPr>
            <w:tcW w:w="3003" w:type="dxa"/>
            <w:tcPrChange w:id="85" w:author="牧野　唯希" w:date="2025-08-01T14:35:00Z" w16du:dateUtc="2025-08-01T05:35:00Z">
              <w:tcPr>
                <w:tcW w:w="3043" w:type="dxa"/>
                <w:gridSpan w:val="2"/>
              </w:tcPr>
            </w:tcPrChange>
          </w:tcPr>
          <w:p w14:paraId="197E9843" w14:textId="64C6D5DF" w:rsidR="00457638" w:rsidRPr="004E3E2A" w:rsidRDefault="00FE26CD" w:rsidP="00CE6C18">
            <w:pPr>
              <w:rPr>
                <w:ins w:id="86" w:author="牧野　唯希" w:date="2025-08-01T14:08:00Z" w16du:dateUtc="2025-08-01T05:08:00Z"/>
                <w:rFonts w:ascii="游ゴシック" w:eastAsia="游ゴシック" w:hAnsi="游ゴシック" w:hint="eastAsia"/>
                <w:noProof w:val="0"/>
                <w:color w:val="000000"/>
                <w:sz w:val="22"/>
              </w:rPr>
            </w:pPr>
            <w:ins w:id="87" w:author="牧野　唯希" w:date="2025-08-01T14:11:00Z" w16du:dateUtc="2025-08-01T05:11:00Z">
              <w:r>
                <w:rPr>
                  <w:rFonts w:ascii="游ゴシック" w:eastAsia="游ゴシック" w:hAnsi="游ゴシック" w:hint="eastAsia"/>
                  <w:noProof w:val="0"/>
                  <w:color w:val="000000"/>
                  <w:sz w:val="22"/>
                </w:rPr>
                <w:t>1.235743</w:t>
              </w:r>
            </w:ins>
          </w:p>
        </w:tc>
      </w:tr>
      <w:tr w:rsidR="00457638" w14:paraId="0898653A" w14:textId="6BB959B8" w:rsidTr="00D94664">
        <w:trPr>
          <w:trHeight w:val="361"/>
          <w:jc w:val="center"/>
          <w:ins w:id="88" w:author="牧野　唯希" w:date="2025-08-01T14:06:00Z" w16du:dateUtc="2025-08-01T05:06:00Z"/>
          <w:trPrChange w:id="89" w:author="牧野　唯希" w:date="2025-08-01T14:35:00Z" w16du:dateUtc="2025-08-01T05:35:00Z">
            <w:trPr>
              <w:trHeight w:val="361"/>
              <w:jc w:val="center"/>
            </w:trPr>
          </w:trPrChange>
        </w:trPr>
        <w:tc>
          <w:tcPr>
            <w:tcW w:w="1258" w:type="dxa"/>
            <w:tcPrChange w:id="90" w:author="牧野　唯希" w:date="2025-08-01T14:35:00Z" w16du:dateUtc="2025-08-01T05:35:00Z">
              <w:tcPr>
                <w:tcW w:w="2837" w:type="dxa"/>
                <w:gridSpan w:val="2"/>
              </w:tcPr>
            </w:tcPrChange>
          </w:tcPr>
          <w:p w14:paraId="1D4782BC" w14:textId="77777777" w:rsidR="00457638" w:rsidRDefault="00457638" w:rsidP="00CE6C18">
            <w:pPr>
              <w:pStyle w:val="a9"/>
              <w:ind w:left="0"/>
              <w:jc w:val="left"/>
              <w:rPr>
                <w:ins w:id="91" w:author="牧野　唯希" w:date="2025-08-01T14:06:00Z" w16du:dateUtc="2025-08-01T05:06:00Z"/>
                <w:rFonts w:hint="eastAsia"/>
              </w:rPr>
            </w:pPr>
            <w:ins w:id="92" w:author="牧野　唯希" w:date="2025-08-01T14:06:00Z" w16du:dateUtc="2025-08-01T05:06:00Z">
              <w:r>
                <w:rPr>
                  <w:rFonts w:hint="eastAsia"/>
                </w:rPr>
                <w:t>3</w:t>
              </w:r>
              <w:r>
                <w:rPr>
                  <w:rFonts w:hint="eastAsia"/>
                </w:rPr>
                <w:t>回目</w:t>
              </w:r>
            </w:ins>
          </w:p>
        </w:tc>
        <w:tc>
          <w:tcPr>
            <w:tcW w:w="3021" w:type="dxa"/>
            <w:tcPrChange w:id="93" w:author="牧野　唯希" w:date="2025-08-01T14:35:00Z" w16du:dateUtc="2025-08-01T05:35:00Z">
              <w:tcPr>
                <w:tcW w:w="3043" w:type="dxa"/>
                <w:gridSpan w:val="2"/>
              </w:tcPr>
            </w:tcPrChange>
          </w:tcPr>
          <w:p w14:paraId="5B6F28D5" w14:textId="192FD211" w:rsidR="00457638" w:rsidRPr="004E3E2A" w:rsidRDefault="00457638" w:rsidP="00CE6C18">
            <w:pPr>
              <w:jc w:val="left"/>
              <w:rPr>
                <w:ins w:id="94" w:author="牧野　唯希" w:date="2025-08-01T14:06:00Z" w16du:dateUtc="2025-08-01T05:06:00Z"/>
                <w:rFonts w:ascii="游ゴシック" w:eastAsia="游ゴシック" w:hAnsi="游ゴシック" w:hint="eastAsia"/>
                <w:noProof w:val="0"/>
                <w:color w:val="000000"/>
                <w:sz w:val="22"/>
              </w:rPr>
            </w:pPr>
            <w:ins w:id="95" w:author="牧野　唯希" w:date="2025-08-01T14:06:00Z" w16du:dateUtc="2025-08-01T05:06:00Z">
              <w:r>
                <w:rPr>
                  <w:rFonts w:ascii="游ゴシック" w:eastAsia="游ゴシック" w:hAnsi="游ゴシック" w:hint="eastAsia"/>
                  <w:color w:val="000000"/>
                  <w:sz w:val="22"/>
                </w:rPr>
                <w:t>-1.16795</w:t>
              </w:r>
            </w:ins>
            <w:ins w:id="96" w:author="牧野　唯希" w:date="2025-08-01T14:10:00Z" w16du:dateUtc="2025-08-01T05:10:00Z">
              <w:r w:rsidR="00FE26CD">
                <w:rPr>
                  <w:rFonts w:ascii="游ゴシック" w:eastAsia="游ゴシック" w:hAnsi="游ゴシック" w:hint="eastAsia"/>
                  <w:color w:val="000000"/>
                  <w:sz w:val="22"/>
                </w:rPr>
                <w:t>2</w:t>
              </w:r>
            </w:ins>
          </w:p>
        </w:tc>
        <w:tc>
          <w:tcPr>
            <w:tcW w:w="3003" w:type="dxa"/>
            <w:tcPrChange w:id="97" w:author="牧野　唯希" w:date="2025-08-01T14:35:00Z" w16du:dateUtc="2025-08-01T05:35:00Z">
              <w:tcPr>
                <w:tcW w:w="3043" w:type="dxa"/>
                <w:gridSpan w:val="2"/>
              </w:tcPr>
            </w:tcPrChange>
          </w:tcPr>
          <w:p w14:paraId="40B3C97A" w14:textId="6191C173" w:rsidR="00457638" w:rsidRDefault="00FE26CD" w:rsidP="00CE6C18">
            <w:pPr>
              <w:jc w:val="left"/>
              <w:rPr>
                <w:ins w:id="98" w:author="牧野　唯希" w:date="2025-08-01T14:08:00Z" w16du:dateUtc="2025-08-01T05:08:00Z"/>
                <w:rFonts w:ascii="游ゴシック" w:eastAsia="游ゴシック" w:hAnsi="游ゴシック" w:hint="eastAsia"/>
                <w:color w:val="000000"/>
                <w:sz w:val="22"/>
              </w:rPr>
            </w:pPr>
            <w:ins w:id="99" w:author="牧野　唯希" w:date="2025-08-01T14:11:00Z" w16du:dateUtc="2025-08-01T05:11:00Z">
              <w:r>
                <w:rPr>
                  <w:rFonts w:ascii="游ゴシック" w:eastAsia="游ゴシック" w:hAnsi="游ゴシック" w:hint="eastAsia"/>
                  <w:color w:val="000000"/>
                  <w:sz w:val="22"/>
                </w:rPr>
                <w:t>2.167952</w:t>
              </w:r>
            </w:ins>
          </w:p>
        </w:tc>
      </w:tr>
      <w:tr w:rsidR="00457638" w14:paraId="3D6F7750" w14:textId="2584BB00" w:rsidTr="00D94664">
        <w:trPr>
          <w:trHeight w:val="373"/>
          <w:jc w:val="center"/>
          <w:ins w:id="100" w:author="牧野　唯希" w:date="2025-08-01T14:06:00Z" w16du:dateUtc="2025-08-01T05:06:00Z"/>
          <w:trPrChange w:id="101" w:author="牧野　唯希" w:date="2025-08-01T14:35:00Z" w16du:dateUtc="2025-08-01T05:35:00Z">
            <w:trPr>
              <w:trHeight w:val="373"/>
              <w:jc w:val="center"/>
            </w:trPr>
          </w:trPrChange>
        </w:trPr>
        <w:tc>
          <w:tcPr>
            <w:tcW w:w="1258" w:type="dxa"/>
            <w:tcPrChange w:id="102" w:author="牧野　唯希" w:date="2025-08-01T14:35:00Z" w16du:dateUtc="2025-08-01T05:35:00Z">
              <w:tcPr>
                <w:tcW w:w="2837" w:type="dxa"/>
                <w:gridSpan w:val="2"/>
              </w:tcPr>
            </w:tcPrChange>
          </w:tcPr>
          <w:p w14:paraId="59701C83" w14:textId="77777777" w:rsidR="00457638" w:rsidRDefault="00457638" w:rsidP="00CE6C18">
            <w:pPr>
              <w:pStyle w:val="a9"/>
              <w:ind w:left="0"/>
              <w:jc w:val="left"/>
              <w:rPr>
                <w:ins w:id="103" w:author="牧野　唯希" w:date="2025-08-01T14:06:00Z" w16du:dateUtc="2025-08-01T05:06:00Z"/>
                <w:rFonts w:hint="eastAsia"/>
              </w:rPr>
            </w:pPr>
            <w:ins w:id="104" w:author="牧野　唯希" w:date="2025-08-01T14:06:00Z" w16du:dateUtc="2025-08-01T05:06:00Z">
              <w:r>
                <w:rPr>
                  <w:rFonts w:hint="eastAsia"/>
                </w:rPr>
                <w:t>4</w:t>
              </w:r>
              <w:r>
                <w:rPr>
                  <w:rFonts w:hint="eastAsia"/>
                </w:rPr>
                <w:t>回目</w:t>
              </w:r>
            </w:ins>
          </w:p>
        </w:tc>
        <w:tc>
          <w:tcPr>
            <w:tcW w:w="3021" w:type="dxa"/>
            <w:tcPrChange w:id="105" w:author="牧野　唯希" w:date="2025-08-01T14:35:00Z" w16du:dateUtc="2025-08-01T05:35:00Z">
              <w:tcPr>
                <w:tcW w:w="3043" w:type="dxa"/>
                <w:gridSpan w:val="2"/>
              </w:tcPr>
            </w:tcPrChange>
          </w:tcPr>
          <w:p w14:paraId="3D02C181" w14:textId="632E6B6F" w:rsidR="00457638" w:rsidRPr="00167F89" w:rsidRDefault="00457638" w:rsidP="00CE6C18">
            <w:pPr>
              <w:jc w:val="left"/>
              <w:rPr>
                <w:ins w:id="106" w:author="牧野　唯希" w:date="2025-08-01T14:06:00Z" w16du:dateUtc="2025-08-01T05:06:00Z"/>
                <w:rFonts w:ascii="游ゴシック" w:eastAsia="游ゴシック" w:hAnsi="游ゴシック" w:hint="eastAsia"/>
                <w:noProof w:val="0"/>
                <w:color w:val="000000"/>
                <w:sz w:val="22"/>
              </w:rPr>
            </w:pPr>
            <w:ins w:id="107" w:author="牧野　唯希" w:date="2025-08-01T14:06:00Z" w16du:dateUtc="2025-08-01T05:06:00Z">
              <w:r>
                <w:rPr>
                  <w:rFonts w:ascii="游ゴシック" w:eastAsia="游ゴシック" w:hAnsi="游ゴシック" w:hint="eastAsia"/>
                  <w:color w:val="000000"/>
                  <w:sz w:val="22"/>
                </w:rPr>
                <w:t>-1.54572</w:t>
              </w:r>
            </w:ins>
            <w:ins w:id="108" w:author="牧野　唯希" w:date="2025-08-01T14:10:00Z" w16du:dateUtc="2025-08-01T05:10:00Z">
              <w:r w:rsidR="00FE26CD">
                <w:rPr>
                  <w:rFonts w:ascii="游ゴシック" w:eastAsia="游ゴシック" w:hAnsi="游ゴシック" w:hint="eastAsia"/>
                  <w:color w:val="000000"/>
                  <w:sz w:val="22"/>
                </w:rPr>
                <w:t>8</w:t>
              </w:r>
            </w:ins>
          </w:p>
        </w:tc>
        <w:tc>
          <w:tcPr>
            <w:tcW w:w="3003" w:type="dxa"/>
            <w:tcPrChange w:id="109" w:author="牧野　唯希" w:date="2025-08-01T14:35:00Z" w16du:dateUtc="2025-08-01T05:35:00Z">
              <w:tcPr>
                <w:tcW w:w="3043" w:type="dxa"/>
                <w:gridSpan w:val="2"/>
              </w:tcPr>
            </w:tcPrChange>
          </w:tcPr>
          <w:p w14:paraId="7006A625" w14:textId="524CDEA6" w:rsidR="00457638" w:rsidRDefault="00FE26CD" w:rsidP="00CE6C18">
            <w:pPr>
              <w:jc w:val="left"/>
              <w:rPr>
                <w:ins w:id="110" w:author="牧野　唯希" w:date="2025-08-01T14:08:00Z" w16du:dateUtc="2025-08-01T05:08:00Z"/>
                <w:rFonts w:ascii="游ゴシック" w:eastAsia="游ゴシック" w:hAnsi="游ゴシック" w:hint="eastAsia"/>
                <w:color w:val="000000"/>
                <w:sz w:val="22"/>
              </w:rPr>
            </w:pPr>
            <w:ins w:id="111" w:author="牧野　唯希" w:date="2025-08-01T14:11:00Z" w16du:dateUtc="2025-08-01T05:11:00Z">
              <w:r>
                <w:rPr>
                  <w:rFonts w:ascii="游ゴシック" w:eastAsia="游ゴシック" w:hAnsi="游ゴシック" w:hint="eastAsia"/>
                  <w:color w:val="000000"/>
                  <w:sz w:val="22"/>
                </w:rPr>
                <w:t>2.545728</w:t>
              </w:r>
            </w:ins>
          </w:p>
        </w:tc>
      </w:tr>
      <w:tr w:rsidR="00457638" w14:paraId="0C10F5E7" w14:textId="7969F1C9" w:rsidTr="00D94664">
        <w:trPr>
          <w:trHeight w:val="76"/>
          <w:jc w:val="center"/>
          <w:ins w:id="112" w:author="牧野　唯希" w:date="2025-08-01T14:06:00Z" w16du:dateUtc="2025-08-01T05:06:00Z"/>
          <w:trPrChange w:id="113" w:author="牧野　唯希" w:date="2025-08-01T14:35:00Z" w16du:dateUtc="2025-08-01T05:35:00Z">
            <w:trPr>
              <w:trHeight w:val="76"/>
              <w:jc w:val="center"/>
            </w:trPr>
          </w:trPrChange>
        </w:trPr>
        <w:tc>
          <w:tcPr>
            <w:tcW w:w="1258" w:type="dxa"/>
            <w:tcPrChange w:id="114" w:author="牧野　唯希" w:date="2025-08-01T14:35:00Z" w16du:dateUtc="2025-08-01T05:35:00Z">
              <w:tcPr>
                <w:tcW w:w="2837" w:type="dxa"/>
                <w:gridSpan w:val="2"/>
              </w:tcPr>
            </w:tcPrChange>
          </w:tcPr>
          <w:p w14:paraId="784105E9" w14:textId="77777777" w:rsidR="00457638" w:rsidRDefault="00457638" w:rsidP="00CE6C18">
            <w:pPr>
              <w:pStyle w:val="a9"/>
              <w:ind w:left="0"/>
              <w:jc w:val="left"/>
              <w:rPr>
                <w:ins w:id="115" w:author="牧野　唯希" w:date="2025-08-01T14:06:00Z" w16du:dateUtc="2025-08-01T05:06:00Z"/>
                <w:rFonts w:hint="eastAsia"/>
              </w:rPr>
            </w:pPr>
            <w:ins w:id="116" w:author="牧野　唯希" w:date="2025-08-01T14:06:00Z" w16du:dateUtc="2025-08-01T05:06:00Z">
              <w:r>
                <w:rPr>
                  <w:rFonts w:hint="eastAsia"/>
                </w:rPr>
                <w:t>5</w:t>
              </w:r>
              <w:r>
                <w:rPr>
                  <w:rFonts w:hint="eastAsia"/>
                </w:rPr>
                <w:t>回目</w:t>
              </w:r>
            </w:ins>
          </w:p>
        </w:tc>
        <w:tc>
          <w:tcPr>
            <w:tcW w:w="3021" w:type="dxa"/>
            <w:tcPrChange w:id="117" w:author="牧野　唯希" w:date="2025-08-01T14:35:00Z" w16du:dateUtc="2025-08-01T05:35:00Z">
              <w:tcPr>
                <w:tcW w:w="3043" w:type="dxa"/>
                <w:gridSpan w:val="2"/>
              </w:tcPr>
            </w:tcPrChange>
          </w:tcPr>
          <w:p w14:paraId="718CB147" w14:textId="6E1E87A6" w:rsidR="00457638" w:rsidRPr="00167F89" w:rsidRDefault="00457638" w:rsidP="00CE6C18">
            <w:pPr>
              <w:jc w:val="left"/>
              <w:rPr>
                <w:ins w:id="118" w:author="牧野　唯希" w:date="2025-08-01T14:06:00Z" w16du:dateUtc="2025-08-01T05:06:00Z"/>
                <w:rFonts w:ascii="游ゴシック" w:eastAsia="游ゴシック" w:hAnsi="游ゴシック" w:hint="eastAsia"/>
                <w:noProof w:val="0"/>
                <w:color w:val="000000"/>
                <w:sz w:val="22"/>
              </w:rPr>
            </w:pPr>
            <w:ins w:id="119" w:author="牧野　唯希" w:date="2025-08-01T14:06:00Z" w16du:dateUtc="2025-08-01T05:06:00Z">
              <w:r>
                <w:rPr>
                  <w:rFonts w:ascii="游ゴシック" w:eastAsia="游ゴシック" w:hAnsi="游ゴシック" w:hint="eastAsia"/>
                  <w:color w:val="000000"/>
                  <w:sz w:val="22"/>
                </w:rPr>
                <w:t>-0.5788</w:t>
              </w:r>
            </w:ins>
            <w:ins w:id="120" w:author="牧野　唯希" w:date="2025-08-01T14:10:00Z" w16du:dateUtc="2025-08-01T05:10:00Z">
              <w:r w:rsidR="00FE26CD">
                <w:rPr>
                  <w:rFonts w:ascii="游ゴシック" w:eastAsia="游ゴシック" w:hAnsi="游ゴシック" w:hint="eastAsia"/>
                  <w:color w:val="000000"/>
                  <w:sz w:val="22"/>
                </w:rPr>
                <w:t>90</w:t>
              </w:r>
            </w:ins>
          </w:p>
        </w:tc>
        <w:tc>
          <w:tcPr>
            <w:tcW w:w="3003" w:type="dxa"/>
            <w:tcPrChange w:id="121" w:author="牧野　唯希" w:date="2025-08-01T14:35:00Z" w16du:dateUtc="2025-08-01T05:35:00Z">
              <w:tcPr>
                <w:tcW w:w="3043" w:type="dxa"/>
                <w:gridSpan w:val="2"/>
              </w:tcPr>
            </w:tcPrChange>
          </w:tcPr>
          <w:p w14:paraId="706DAD45" w14:textId="6B674336" w:rsidR="00457638" w:rsidRDefault="00FE26CD" w:rsidP="00CE6C18">
            <w:pPr>
              <w:jc w:val="left"/>
              <w:rPr>
                <w:ins w:id="122" w:author="牧野　唯希" w:date="2025-08-01T14:08:00Z" w16du:dateUtc="2025-08-01T05:08:00Z"/>
                <w:rFonts w:ascii="游ゴシック" w:eastAsia="游ゴシック" w:hAnsi="游ゴシック" w:hint="eastAsia"/>
                <w:color w:val="000000"/>
                <w:sz w:val="22"/>
              </w:rPr>
            </w:pPr>
            <w:ins w:id="123" w:author="牧野　唯希" w:date="2025-08-01T14:11:00Z" w16du:dateUtc="2025-08-01T05:11:00Z">
              <w:r>
                <w:rPr>
                  <w:rFonts w:ascii="游ゴシック" w:eastAsia="游ゴシック" w:hAnsi="游ゴシック" w:hint="eastAsia"/>
                  <w:color w:val="000000"/>
                  <w:sz w:val="22"/>
                </w:rPr>
                <w:t>1.578890</w:t>
              </w:r>
            </w:ins>
          </w:p>
        </w:tc>
      </w:tr>
    </w:tbl>
    <w:p w14:paraId="04F4D9D1" w14:textId="77777777" w:rsidR="00700AF8" w:rsidRDefault="00700AF8" w:rsidP="005E6E88">
      <w:pPr>
        <w:pStyle w:val="a9"/>
        <w:jc w:val="left"/>
        <w:rPr>
          <w:ins w:id="124" w:author="牧野　唯希" w:date="2025-08-01T14:06:00Z" w16du:dateUtc="2025-08-01T05:06:00Z"/>
        </w:rPr>
      </w:pPr>
    </w:p>
    <w:p w14:paraId="2955BE83" w14:textId="77777777" w:rsidR="00700AF8" w:rsidRPr="00700AF8" w:rsidRDefault="00700AF8" w:rsidP="005E6E88">
      <w:pPr>
        <w:pStyle w:val="a9"/>
        <w:jc w:val="left"/>
        <w:rPr>
          <w:rFonts w:hint="eastAsia"/>
        </w:rPr>
      </w:pPr>
    </w:p>
    <w:p w14:paraId="6525442A" w14:textId="501B951C" w:rsidR="00036288" w:rsidRDefault="00036288" w:rsidP="002B4F90">
      <w:pPr>
        <w:pStyle w:val="a9"/>
        <w:jc w:val="left"/>
      </w:pPr>
      <w:r>
        <w:rPr>
          <w:rFonts w:hint="eastAsia"/>
        </w:rPr>
        <w:t>次に加速度</w:t>
      </w:r>
      <w:r>
        <w:rPr>
          <w:rFonts w:hint="eastAsia"/>
        </w:rPr>
        <w:t>a</w:t>
      </w:r>
      <w:r>
        <w:rPr>
          <w:rFonts w:hint="eastAsia"/>
        </w:rPr>
        <w:t>の値を</w:t>
      </w:r>
      <w:r w:rsidR="00BF2F1C">
        <w:rPr>
          <w:rFonts w:hint="eastAsia"/>
        </w:rPr>
        <w:t>ローパスフィルタ</w:t>
      </w:r>
      <w:r>
        <w:rPr>
          <w:rFonts w:hint="eastAsia"/>
        </w:rPr>
        <w:t>を用いて補正をすることにした。</w:t>
      </w:r>
      <w:r w:rsidR="00BF2F1C">
        <w:rPr>
          <w:rFonts w:hint="eastAsia"/>
        </w:rPr>
        <w:t>ローパスフィルタ</w:t>
      </w:r>
      <w:r w:rsidR="00410B6A">
        <w:rPr>
          <w:rFonts w:hint="eastAsia"/>
        </w:rPr>
        <w:t>は以下の式</w:t>
      </w:r>
      <w:r w:rsidR="00410B6A">
        <w:rPr>
          <w:rFonts w:hint="eastAsia"/>
        </w:rPr>
        <w:t>3</w:t>
      </w:r>
      <w:r w:rsidR="00410B6A">
        <w:rPr>
          <w:rFonts w:hint="eastAsia"/>
        </w:rPr>
        <w:t>で定義する。</w:t>
      </w:r>
    </w:p>
    <w:p w14:paraId="696712F4" w14:textId="77777777" w:rsidR="00410B6A" w:rsidRDefault="00410B6A" w:rsidP="002B4F90">
      <w:pPr>
        <w:pStyle w:val="a9"/>
        <w:jc w:val="left"/>
      </w:pPr>
    </w:p>
    <w:p w14:paraId="1C8127C7" w14:textId="64F1387D" w:rsidR="00410B6A" w:rsidRPr="008D14B2" w:rsidRDefault="008D14B2" w:rsidP="002B4F90">
      <w:pPr>
        <w:pStyle w:val="a9"/>
        <w:jc w:val="left"/>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m:t>
                  </m:r>
                </m:sup>
              </m:sSubSup>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d>
                <m:dPr>
                  <m:ctrlPr>
                    <w:rPr>
                      <w:rFonts w:ascii="Cambria Math" w:hAnsi="Cambria Math"/>
                      <w:i/>
                    </w:rPr>
                  </m:ctrlPr>
                </m:dPr>
                <m:e>
                  <m:r>
                    <w:rPr>
                      <w:rFonts w:ascii="Cambria Math" w:hAnsi="Cambria Math"/>
                    </w:rPr>
                    <m:t>1-b</m:t>
                  </m:r>
                </m:e>
              </m:d>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d>
                <m:dPr>
                  <m:ctrlPr>
                    <w:rPr>
                      <w:rFonts w:ascii="Cambria Math" w:hAnsi="Cambria Math"/>
                      <w:i/>
                    </w:rPr>
                  </m:ctrlPr>
                </m:dPr>
                <m:e>
                  <m:r>
                    <w:rPr>
                      <w:rFonts w:ascii="Cambria Math" w:hAnsi="Cambria Math"/>
                    </w:rPr>
                    <m:t>3</m:t>
                  </m:r>
                </m:e>
              </m:d>
            </m:e>
          </m:eqArr>
        </m:oMath>
      </m:oMathPara>
    </w:p>
    <w:p w14:paraId="7AFC2CB5" w14:textId="77777777" w:rsidR="008D14B2" w:rsidRDefault="008D14B2" w:rsidP="002B4F90">
      <w:pPr>
        <w:pStyle w:val="a9"/>
        <w:jc w:val="left"/>
      </w:pPr>
    </w:p>
    <w:p w14:paraId="27202EC8" w14:textId="09A65180" w:rsidR="00862977" w:rsidRDefault="00862977" w:rsidP="002B4F90">
      <w:pPr>
        <w:pStyle w:val="a9"/>
        <w:jc w:val="left"/>
      </w:pPr>
      <w:r>
        <w:rPr>
          <w:rFonts w:hint="eastAsia"/>
        </w:rPr>
        <w:t>この時</w:t>
      </w:r>
      <w:r>
        <w:rPr>
          <w:rFonts w:hint="eastAsia"/>
        </w:rPr>
        <w:t>a</w:t>
      </w:r>
      <w:r>
        <w:rPr>
          <w:rFonts w:hint="eastAsia"/>
          <w:vertAlign w:val="subscript"/>
        </w:rPr>
        <w:t>n</w:t>
      </w:r>
      <w:r>
        <w:t>’</w:t>
      </w:r>
      <w:r>
        <w:rPr>
          <w:rFonts w:hint="eastAsia"/>
        </w:rPr>
        <w:t>が補正後の加速度であり、係数</w:t>
      </w:r>
      <w:r>
        <w:rPr>
          <w:rFonts w:hint="eastAsia"/>
        </w:rPr>
        <w:t>b</w:t>
      </w:r>
      <w:r>
        <w:rPr>
          <w:rFonts w:hint="eastAsia"/>
        </w:rPr>
        <w:t>を</w:t>
      </w:r>
      <w:r>
        <w:rPr>
          <w:rFonts w:hint="eastAsia"/>
        </w:rPr>
        <w:t>0</w:t>
      </w:r>
      <w:r>
        <w:rPr>
          <w:rFonts w:hint="eastAsia"/>
        </w:rPr>
        <w:t>から</w:t>
      </w:r>
      <w:r>
        <w:rPr>
          <w:rFonts w:hint="eastAsia"/>
        </w:rPr>
        <w:t>1</w:t>
      </w:r>
      <w:r>
        <w:rPr>
          <w:rFonts w:hint="eastAsia"/>
        </w:rPr>
        <w:t>の間で動かすことによって、</w:t>
      </w:r>
      <w:r w:rsidR="00385E41">
        <w:rPr>
          <w:rFonts w:hint="eastAsia"/>
        </w:rPr>
        <w:t>元データの影響度合いを調整する。</w:t>
      </w:r>
    </w:p>
    <w:p w14:paraId="1418D9D1" w14:textId="363C7335" w:rsidR="00DD51C1" w:rsidRDefault="00385E41" w:rsidP="00DD51C1">
      <w:pPr>
        <w:pStyle w:val="a9"/>
        <w:jc w:val="left"/>
        <w:rPr>
          <w:rFonts w:hint="eastAsia"/>
        </w:rPr>
      </w:pPr>
      <w:r>
        <w:rPr>
          <w:rFonts w:hint="eastAsia"/>
        </w:rPr>
        <w:t>そこで、</w:t>
      </w:r>
      <w:r w:rsidR="005A438F">
        <w:rPr>
          <w:rFonts w:hint="eastAsia"/>
        </w:rPr>
        <w:t>係数</w:t>
      </w:r>
      <w:r w:rsidR="005A438F">
        <w:rPr>
          <w:rFonts w:hint="eastAsia"/>
        </w:rPr>
        <w:t>b</w:t>
      </w:r>
      <w:r w:rsidR="005A438F">
        <w:rPr>
          <w:rFonts w:hint="eastAsia"/>
        </w:rPr>
        <w:t>を</w:t>
      </w:r>
      <w:r w:rsidR="005A438F">
        <w:rPr>
          <w:rFonts w:hint="eastAsia"/>
        </w:rPr>
        <w:t>0</w:t>
      </w:r>
      <w:r w:rsidR="005A438F">
        <w:rPr>
          <w:rFonts w:hint="eastAsia"/>
        </w:rPr>
        <w:t>から</w:t>
      </w:r>
      <w:r w:rsidR="005A438F">
        <w:rPr>
          <w:rFonts w:hint="eastAsia"/>
        </w:rPr>
        <w:t>0.1</w:t>
      </w:r>
      <w:r w:rsidR="005A438F">
        <w:rPr>
          <w:rFonts w:hint="eastAsia"/>
        </w:rPr>
        <w:t>刻みで</w:t>
      </w:r>
      <w:r w:rsidR="005A438F">
        <w:rPr>
          <w:rFonts w:hint="eastAsia"/>
        </w:rPr>
        <w:t>1</w:t>
      </w:r>
      <w:r w:rsidR="005A438F">
        <w:rPr>
          <w:rFonts w:hint="eastAsia"/>
        </w:rPr>
        <w:t>まで変化させることで、</w:t>
      </w:r>
      <w:r w:rsidR="005A438F">
        <w:rPr>
          <w:rFonts w:hint="eastAsia"/>
        </w:rPr>
        <w:t>1</w:t>
      </w:r>
      <w:r w:rsidR="005A438F">
        <w:rPr>
          <w:rFonts w:hint="eastAsia"/>
        </w:rPr>
        <w:t>に一番近づく値をとろうという話になった。そこで実際に計算したところ以下</w:t>
      </w:r>
      <w:r w:rsidR="00805D8F">
        <w:rPr>
          <w:rFonts w:hint="eastAsia"/>
        </w:rPr>
        <w:t>の図</w:t>
      </w:r>
      <w:r w:rsidR="00805D8F">
        <w:rPr>
          <w:rFonts w:hint="eastAsia"/>
        </w:rPr>
        <w:t>4</w:t>
      </w:r>
      <w:r w:rsidR="005A438F">
        <w:rPr>
          <w:rFonts w:hint="eastAsia"/>
        </w:rPr>
        <w:t>のようになった。</w:t>
      </w:r>
      <w:r w:rsidR="00DD51C1">
        <w:rPr>
          <w:rFonts w:hint="eastAsia"/>
        </w:rPr>
        <w:t>（本来</w:t>
      </w:r>
      <w:r w:rsidR="00DD51C1">
        <w:rPr>
          <w:rFonts w:hint="eastAsia"/>
        </w:rPr>
        <w:t>b</w:t>
      </w:r>
      <w:r w:rsidR="00DD51C1">
        <w:rPr>
          <w:rFonts w:hint="eastAsia"/>
        </w:rPr>
        <w:t>が</w:t>
      </w:r>
      <w:r w:rsidR="00DD51C1">
        <w:rPr>
          <w:rFonts w:hint="eastAsia"/>
        </w:rPr>
        <w:t>1</w:t>
      </w:r>
      <w:r w:rsidR="00DD51C1">
        <w:rPr>
          <w:rFonts w:hint="eastAsia"/>
        </w:rPr>
        <w:t>や</w:t>
      </w:r>
      <w:r w:rsidR="00DD51C1">
        <w:rPr>
          <w:rFonts w:hint="eastAsia"/>
        </w:rPr>
        <w:t>0</w:t>
      </w:r>
      <w:r w:rsidR="00DD51C1">
        <w:rPr>
          <w:rFonts w:hint="eastAsia"/>
        </w:rPr>
        <w:t>をとることはないが、後で平均値を用いて計測するため</w:t>
      </w:r>
      <w:r w:rsidR="002D36B9">
        <w:rPr>
          <w:rFonts w:hint="eastAsia"/>
        </w:rPr>
        <w:t>、計算しやすいように</w:t>
      </w:r>
      <w:r w:rsidR="002D36B9">
        <w:rPr>
          <w:rFonts w:hint="eastAsia"/>
        </w:rPr>
        <w:t>0</w:t>
      </w:r>
      <w:r w:rsidR="002D36B9">
        <w:rPr>
          <w:rFonts w:hint="eastAsia"/>
        </w:rPr>
        <w:t>と</w:t>
      </w:r>
      <w:r w:rsidR="002D36B9">
        <w:rPr>
          <w:rFonts w:hint="eastAsia"/>
        </w:rPr>
        <w:t>1</w:t>
      </w:r>
      <w:r w:rsidR="002D36B9">
        <w:rPr>
          <w:rFonts w:hint="eastAsia"/>
        </w:rPr>
        <w:t>の値も含めた。</w:t>
      </w:r>
      <w:r w:rsidR="00DD51C1">
        <w:rPr>
          <w:rFonts w:hint="eastAsia"/>
        </w:rPr>
        <w:t>）</w:t>
      </w:r>
    </w:p>
    <w:p w14:paraId="7D0B6470" w14:textId="19CC4B7D" w:rsidR="00385E41" w:rsidRDefault="00534714" w:rsidP="002B4F90">
      <w:pPr>
        <w:pStyle w:val="a9"/>
        <w:jc w:val="left"/>
      </w:pPr>
      <w:r>
        <w:rPr>
          <w:rFonts w:hint="eastAsia"/>
        </w:rPr>
        <w:t>ただし横軸が</w:t>
      </w:r>
      <w:r>
        <w:rPr>
          <w:rFonts w:hint="eastAsia"/>
        </w:rPr>
        <w:t>b</w:t>
      </w:r>
      <w:ins w:id="125" w:author="牧野　唯希" w:date="2025-08-01T14:12:00Z" w16du:dateUtc="2025-08-01T05:12:00Z">
        <w:r w:rsidR="00EB1FB4">
          <w:rPr>
            <w:rFonts w:hint="eastAsia"/>
          </w:rPr>
          <w:t>の値</w:t>
        </w:r>
      </w:ins>
      <w:r>
        <w:rPr>
          <w:rFonts w:hint="eastAsia"/>
        </w:rPr>
        <w:t>で縦軸が</w:t>
      </w:r>
      <w:del w:id="126" w:author="牧野　唯希" w:date="2025-08-01T14:12:00Z" w16du:dateUtc="2025-08-01T05:12:00Z">
        <w:r w:rsidDel="00EB1FB4">
          <w:rPr>
            <w:rFonts w:hint="eastAsia"/>
          </w:rPr>
          <w:delText>最終的な</w:delText>
        </w:r>
      </w:del>
      <w:ins w:id="127" w:author="牧野　唯希" w:date="2025-08-01T14:12:00Z" w16du:dateUtc="2025-08-01T05:12:00Z">
        <w:r w:rsidR="00EB1FB4">
          <w:rPr>
            <w:rFonts w:hint="eastAsia"/>
          </w:rPr>
          <w:t>b</w:t>
        </w:r>
        <w:r w:rsidR="00EB1FB4">
          <w:rPr>
            <w:rFonts w:hint="eastAsia"/>
          </w:rPr>
          <w:t>の値で補正した後の</w:t>
        </w:r>
      </w:ins>
      <w:r>
        <w:rPr>
          <w:rFonts w:hint="eastAsia"/>
        </w:rPr>
        <w:t>距離である。</w:t>
      </w:r>
    </w:p>
    <w:p w14:paraId="1DA126AB" w14:textId="77777777" w:rsidR="00805D8F" w:rsidRDefault="002939E4" w:rsidP="00805D8F">
      <w:pPr>
        <w:pStyle w:val="a9"/>
        <w:keepNext/>
        <w:jc w:val="center"/>
      </w:pPr>
      <w:r>
        <w:drawing>
          <wp:inline distT="0" distB="0" distL="0" distR="0" wp14:anchorId="1C83AC49" wp14:editId="2B0AC54B">
            <wp:extent cx="3867150" cy="2559050"/>
            <wp:effectExtent l="0" t="0" r="0" b="12700"/>
            <wp:docPr id="1191755113" name="グラフ 1">
              <a:extLst xmlns:a="http://schemas.openxmlformats.org/drawingml/2006/main">
                <a:ext uri="{FF2B5EF4-FFF2-40B4-BE49-F238E27FC236}">
                  <a16:creationId xmlns:a16="http://schemas.microsoft.com/office/drawing/2014/main" id="{0D9DCA19-DE8A-8126-FCE7-2753ABCA85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03AB2BE" w14:textId="26DBB96E" w:rsidR="005A438F" w:rsidRDefault="00805D8F" w:rsidP="00805D8F">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4</w:t>
      </w:r>
      <w:r>
        <w:fldChar w:fldCharType="end"/>
      </w:r>
      <w:r>
        <w:rPr>
          <w:rFonts w:hint="eastAsia"/>
        </w:rPr>
        <w:t>b</w:t>
      </w:r>
      <w:r>
        <w:rPr>
          <w:rFonts w:hint="eastAsia"/>
        </w:rPr>
        <w:t>の値における距離の変化</w:t>
      </w:r>
    </w:p>
    <w:p w14:paraId="245DC1B3" w14:textId="02CC2737" w:rsidR="005A438F" w:rsidRPr="00365B15" w:rsidRDefault="000D2E1E" w:rsidP="002B4F90">
      <w:pPr>
        <w:pStyle w:val="a9"/>
        <w:jc w:val="left"/>
        <w:rPr>
          <w:u w:val="single"/>
          <w:rPrChange w:id="128" w:author="牧野　唯希" w:date="2025-08-01T14:03:00Z" w16du:dateUtc="2025-08-01T05:03:00Z">
            <w:rPr/>
          </w:rPrChange>
        </w:rPr>
      </w:pPr>
      <w:r>
        <w:rPr>
          <w:rFonts w:hint="eastAsia"/>
        </w:rPr>
        <w:t>この結果から</w:t>
      </w:r>
      <w:r>
        <w:rPr>
          <w:rFonts w:hint="eastAsia"/>
        </w:rPr>
        <w:t>b</w:t>
      </w:r>
      <w:r>
        <w:rPr>
          <w:rFonts w:hint="eastAsia"/>
        </w:rPr>
        <w:t>の値を</w:t>
      </w:r>
      <w:ins w:id="129" w:author="牧野　唯希" w:date="2025-08-01T14:13:00Z" w16du:dateUtc="2025-08-01T05:13:00Z">
        <w:r w:rsidR="00870AFB">
          <w:rPr>
            <w:rFonts w:hint="eastAsia"/>
          </w:rPr>
          <w:t>0</w:t>
        </w:r>
        <w:r w:rsidR="00870AFB">
          <w:rPr>
            <w:rFonts w:hint="eastAsia"/>
          </w:rPr>
          <w:t>から</w:t>
        </w:r>
        <w:r w:rsidR="00870AFB">
          <w:rPr>
            <w:rFonts w:hint="eastAsia"/>
          </w:rPr>
          <w:t>1</w:t>
        </w:r>
        <w:r w:rsidR="00870AFB">
          <w:rPr>
            <w:rFonts w:hint="eastAsia"/>
          </w:rPr>
          <w:t>の間で</w:t>
        </w:r>
      </w:ins>
      <w:ins w:id="130" w:author="牧野　唯希" w:date="2025-08-01T14:05:00Z" w16du:dateUtc="2025-08-01T05:05:00Z">
        <w:r w:rsidR="006367F6">
          <w:rPr>
            <w:rFonts w:hint="eastAsia"/>
          </w:rPr>
          <w:t>変化</w:t>
        </w:r>
      </w:ins>
      <w:ins w:id="131" w:author="牧野　唯希" w:date="2025-08-01T14:13:00Z" w16du:dateUtc="2025-08-01T05:13:00Z">
        <w:r w:rsidR="00870AFB">
          <w:rPr>
            <w:rFonts w:hint="eastAsia"/>
          </w:rPr>
          <w:t>させたとしても、補正した距離に大きな変化</w:t>
        </w:r>
      </w:ins>
      <w:ins w:id="132" w:author="牧野　唯希" w:date="2025-08-01T14:14:00Z" w16du:dateUtc="2025-08-01T05:14:00Z">
        <w:r w:rsidR="0018578F">
          <w:rPr>
            <w:rFonts w:hint="eastAsia"/>
          </w:rPr>
          <w:t>は現れないことが分かった</w:t>
        </w:r>
      </w:ins>
      <w:ins w:id="133" w:author="牧野　唯希" w:date="2025-08-01T14:13:00Z" w16du:dateUtc="2025-08-01T05:13:00Z">
        <w:r w:rsidR="00870AFB">
          <w:rPr>
            <w:rFonts w:hint="eastAsia"/>
          </w:rPr>
          <w:t>。そのため、</w:t>
        </w:r>
      </w:ins>
      <w:ins w:id="134" w:author="牧野　唯希" w:date="2025-08-01T14:14:00Z" w16du:dateUtc="2025-08-01T05:14:00Z">
        <w:r w:rsidR="0018578F">
          <w:rPr>
            <w:rFonts w:hint="eastAsia"/>
          </w:rPr>
          <w:t>この状態で</w:t>
        </w:r>
        <w:r w:rsidR="00EA2C54">
          <w:rPr>
            <w:rFonts w:hint="eastAsia"/>
          </w:rPr>
          <w:t>1m</w:t>
        </w:r>
        <w:r w:rsidR="00EA2C54">
          <w:rPr>
            <w:rFonts w:hint="eastAsia"/>
          </w:rPr>
          <w:t>に近い</w:t>
        </w:r>
        <w:r w:rsidR="00EA2C54">
          <w:rPr>
            <w:rFonts w:hint="eastAsia"/>
          </w:rPr>
          <w:t>b</w:t>
        </w:r>
        <w:r w:rsidR="00EA2C54">
          <w:rPr>
            <w:rFonts w:hint="eastAsia"/>
          </w:rPr>
          <w:t>の値を</w:t>
        </w:r>
      </w:ins>
      <w:ins w:id="135" w:author="牧野　唯希" w:date="2025-08-01T14:15:00Z" w16du:dateUtc="2025-08-01T05:15:00Z">
        <w:r w:rsidR="00EA2C54">
          <w:rPr>
            <w:rFonts w:hint="eastAsia"/>
          </w:rPr>
          <w:t>設定しようとすると</w:t>
        </w:r>
        <w:r w:rsidR="004E596E">
          <w:rPr>
            <w:rFonts w:hint="eastAsia"/>
          </w:rPr>
          <w:t>距離がマイナスのため全て</w:t>
        </w:r>
        <w:r w:rsidR="004E596E">
          <w:rPr>
            <w:rFonts w:hint="eastAsia"/>
          </w:rPr>
          <w:t>b=1</w:t>
        </w:r>
        <w:r w:rsidR="004E596E">
          <w:rPr>
            <w:rFonts w:hint="eastAsia"/>
          </w:rPr>
          <w:t>の時となってしまい、検証することが出来ないと判断した。そこで先に課題</w:t>
        </w:r>
        <w:r w:rsidR="004E596E">
          <w:rPr>
            <w:rFonts w:hint="eastAsia"/>
          </w:rPr>
          <w:t>2</w:t>
        </w:r>
        <w:r w:rsidR="004E596E">
          <w:rPr>
            <w:rFonts w:hint="eastAsia"/>
          </w:rPr>
          <w:t>で行う予定の別方法の補正をかけた後で、</w:t>
        </w:r>
        <w:r w:rsidR="004E596E">
          <w:rPr>
            <w:rFonts w:hint="eastAsia"/>
          </w:rPr>
          <w:t>b</w:t>
        </w:r>
      </w:ins>
      <w:ins w:id="136" w:author="牧野　唯希" w:date="2025-08-01T14:16:00Z" w16du:dateUtc="2025-08-01T05:16:00Z">
        <w:r w:rsidR="004E596E">
          <w:rPr>
            <w:rFonts w:hint="eastAsia"/>
          </w:rPr>
          <w:t>の値を再検証しようという結論に至った。その結果が以下の図</w:t>
        </w:r>
        <w:r w:rsidR="004E596E">
          <w:rPr>
            <w:rFonts w:hint="eastAsia"/>
          </w:rPr>
          <w:t>5</w:t>
        </w:r>
        <w:r w:rsidR="004E596E">
          <w:rPr>
            <w:rFonts w:hint="eastAsia"/>
          </w:rPr>
          <w:t>である。</w:t>
        </w:r>
        <w:r w:rsidR="000F3796">
          <w:rPr>
            <w:rFonts w:hint="eastAsia"/>
          </w:rPr>
          <w:t>この図では、</w:t>
        </w:r>
      </w:ins>
      <w:ins w:id="137" w:author="牧野　唯希" w:date="2025-08-01T14:21:00Z" w16du:dateUtc="2025-08-01T05:21:00Z">
        <w:r w:rsidR="00CC2E7C">
          <w:rPr>
            <w:rFonts w:hint="eastAsia"/>
          </w:rPr>
          <w:t>後述する</w:t>
        </w:r>
      </w:ins>
      <w:ins w:id="138" w:author="牧野　唯希" w:date="2025-08-01T14:16:00Z" w16du:dateUtc="2025-08-01T05:16:00Z">
        <w:r w:rsidR="000F3796">
          <w:rPr>
            <w:rFonts w:hint="eastAsia"/>
          </w:rPr>
          <w:t>補正を</w:t>
        </w:r>
      </w:ins>
      <w:ins w:id="139" w:author="牧野　唯希" w:date="2025-08-01T14:21:00Z" w16du:dateUtc="2025-08-01T05:21:00Z">
        <w:r w:rsidR="00CC2E7C">
          <w:rPr>
            <w:rFonts w:hint="eastAsia"/>
          </w:rPr>
          <w:t>かけたうえで</w:t>
        </w:r>
      </w:ins>
      <w:ins w:id="140" w:author="牧野　唯希" w:date="2025-08-01T14:22:00Z" w16du:dateUtc="2025-08-01T05:22:00Z">
        <w:r w:rsidR="00CD240C">
          <w:rPr>
            <w:rFonts w:hint="eastAsia"/>
          </w:rPr>
          <w:t>b</w:t>
        </w:r>
        <w:r w:rsidR="00CD240C">
          <w:rPr>
            <w:rFonts w:hint="eastAsia"/>
          </w:rPr>
          <w:t>の値を変化させている。</w:t>
        </w:r>
      </w:ins>
      <w:del w:id="141" w:author="牧野　唯希" w:date="2025-08-01T14:05:00Z" w16du:dateUtc="2025-08-01T05:05:00Z">
        <w:r w:rsidDel="006367F6">
          <w:rPr>
            <w:rFonts w:hint="eastAsia"/>
          </w:rPr>
          <w:delText>経ん割</w:delText>
        </w:r>
      </w:del>
      <w:del w:id="142" w:author="牧野　唯希" w:date="2025-08-01T14:13:00Z" w16du:dateUtc="2025-08-01T05:13:00Z">
        <w:r w:rsidDel="00EB1FB4">
          <w:rPr>
            <w:rFonts w:hint="eastAsia"/>
          </w:rPr>
          <w:delText>かせたとしても距離が大きく変わるわけではないため、</w:delText>
        </w:r>
        <w:r w:rsidDel="00EB1FB4">
          <w:rPr>
            <w:rFonts w:hint="eastAsia"/>
          </w:rPr>
          <w:delText>b</w:delText>
        </w:r>
        <w:r w:rsidDel="00EB1FB4">
          <w:rPr>
            <w:rFonts w:hint="eastAsia"/>
          </w:rPr>
          <w:delText>の値を適切に求めることが出来ないと判断した。</w:delText>
        </w:r>
      </w:del>
      <w:del w:id="143" w:author="牧野　唯希" w:date="2025-08-01T14:12:00Z" w16du:dateUtc="2025-08-01T05:12:00Z">
        <w:r w:rsidRPr="00365B15" w:rsidDel="00EB1FB4">
          <w:rPr>
            <w:rFonts w:hint="eastAsia"/>
            <w:u w:val="single"/>
            <w:rPrChange w:id="144" w:author="牧野　唯希" w:date="2025-08-01T14:03:00Z" w16du:dateUtc="2025-08-01T05:03:00Z">
              <w:rPr>
                <w:rFonts w:hint="eastAsia"/>
              </w:rPr>
            </w:rPrChange>
          </w:rPr>
          <w:delText>また、加速度</w:delText>
        </w:r>
        <w:r w:rsidR="00286846" w:rsidRPr="00365B15" w:rsidDel="00EB1FB4">
          <w:rPr>
            <w:rFonts w:hint="eastAsia"/>
            <w:u w:val="single"/>
            <w:rPrChange w:id="145" w:author="牧野　唯希" w:date="2025-08-01T14:03:00Z" w16du:dateUtc="2025-08-01T05:03:00Z">
              <w:rPr>
                <w:rFonts w:hint="eastAsia"/>
              </w:rPr>
            </w:rPrChange>
          </w:rPr>
          <w:delText>の総和は</w:delText>
        </w:r>
        <w:r w:rsidR="00286846" w:rsidRPr="00365B15" w:rsidDel="00EB1FB4">
          <w:rPr>
            <w:rFonts w:hint="eastAsia"/>
            <w:u w:val="single"/>
            <w:rPrChange w:id="146" w:author="牧野　唯希" w:date="2025-08-01T14:03:00Z" w16du:dateUtc="2025-08-01T05:03:00Z">
              <w:rPr>
                <w:rFonts w:hint="eastAsia"/>
              </w:rPr>
            </w:rPrChange>
          </w:rPr>
          <w:delText>0</w:delText>
        </w:r>
        <w:r w:rsidR="00286846" w:rsidRPr="00365B15" w:rsidDel="00EB1FB4">
          <w:rPr>
            <w:rFonts w:hint="eastAsia"/>
            <w:u w:val="single"/>
            <w:rPrChange w:id="147" w:author="牧野　唯希" w:date="2025-08-01T14:03:00Z" w16du:dateUtc="2025-08-01T05:03:00Z">
              <w:rPr>
                <w:rFonts w:hint="eastAsia"/>
              </w:rPr>
            </w:rPrChange>
          </w:rPr>
          <w:delText>であるべきだが、</w:delText>
        </w:r>
        <w:r w:rsidR="00286846" w:rsidRPr="00365B15" w:rsidDel="00EB1FB4">
          <w:rPr>
            <w:rFonts w:hint="eastAsia"/>
            <w:u w:val="single"/>
            <w:rPrChange w:id="148" w:author="牧野　唯希" w:date="2025-08-01T14:03:00Z" w16du:dateUtc="2025-08-01T05:03:00Z">
              <w:rPr>
                <w:rFonts w:hint="eastAsia"/>
              </w:rPr>
            </w:rPrChange>
          </w:rPr>
          <w:delText>0</w:delText>
        </w:r>
        <w:r w:rsidR="00286846" w:rsidRPr="00365B15" w:rsidDel="00EB1FB4">
          <w:rPr>
            <w:rFonts w:hint="eastAsia"/>
            <w:u w:val="single"/>
            <w:rPrChange w:id="149" w:author="牧野　唯希" w:date="2025-08-01T14:03:00Z" w16du:dateUtc="2025-08-01T05:03:00Z">
              <w:rPr>
                <w:rFonts w:hint="eastAsia"/>
              </w:rPr>
            </w:rPrChange>
          </w:rPr>
          <w:delText>になっていないため、停止中も速度が計測され距離が負の方向に推移していることが分かったため、後述する課題</w:delText>
        </w:r>
        <w:r w:rsidR="00286846" w:rsidRPr="00365B15" w:rsidDel="00EB1FB4">
          <w:rPr>
            <w:rFonts w:hint="eastAsia"/>
            <w:u w:val="single"/>
            <w:rPrChange w:id="150" w:author="牧野　唯希" w:date="2025-08-01T14:03:00Z" w16du:dateUtc="2025-08-01T05:03:00Z">
              <w:rPr>
                <w:rFonts w:hint="eastAsia"/>
              </w:rPr>
            </w:rPrChange>
          </w:rPr>
          <w:delText>2</w:delText>
        </w:r>
        <w:r w:rsidR="00286846" w:rsidRPr="00365B15" w:rsidDel="00EB1FB4">
          <w:rPr>
            <w:rFonts w:hint="eastAsia"/>
            <w:u w:val="single"/>
            <w:rPrChange w:id="151" w:author="牧野　唯希" w:date="2025-08-01T14:03:00Z" w16du:dateUtc="2025-08-01T05:03:00Z">
              <w:rPr>
                <w:rFonts w:hint="eastAsia"/>
              </w:rPr>
            </w:rPrChange>
          </w:rPr>
          <w:delText>の補正をかけたうえで</w:delText>
        </w:r>
        <w:r w:rsidR="00286846" w:rsidRPr="00365B15" w:rsidDel="00EB1FB4">
          <w:rPr>
            <w:rFonts w:hint="eastAsia"/>
            <w:u w:val="single"/>
            <w:rPrChange w:id="152" w:author="牧野　唯希" w:date="2025-08-01T14:03:00Z" w16du:dateUtc="2025-08-01T05:03:00Z">
              <w:rPr>
                <w:rFonts w:hint="eastAsia"/>
              </w:rPr>
            </w:rPrChange>
          </w:rPr>
          <w:delText>b</w:delText>
        </w:r>
        <w:r w:rsidR="00286846" w:rsidRPr="00365B15" w:rsidDel="00EB1FB4">
          <w:rPr>
            <w:rFonts w:hint="eastAsia"/>
            <w:u w:val="single"/>
            <w:rPrChange w:id="153" w:author="牧野　唯希" w:date="2025-08-01T14:03:00Z" w16du:dateUtc="2025-08-01T05:03:00Z">
              <w:rPr>
                <w:rFonts w:hint="eastAsia"/>
              </w:rPr>
            </w:rPrChange>
          </w:rPr>
          <w:delText>の値を検証することにした。</w:delText>
        </w:r>
        <w:r w:rsidR="007745E7" w:rsidRPr="00365B15" w:rsidDel="00EB1FB4">
          <w:rPr>
            <w:rFonts w:hint="eastAsia"/>
            <w:u w:val="single"/>
            <w:rPrChange w:id="154" w:author="牧野　唯希" w:date="2025-08-01T14:03:00Z" w16du:dateUtc="2025-08-01T05:03:00Z">
              <w:rPr>
                <w:rFonts w:hint="eastAsia"/>
              </w:rPr>
            </w:rPrChange>
          </w:rPr>
          <w:delText>そのうえで、先ほどと同様に</w:delText>
        </w:r>
        <w:r w:rsidR="007745E7" w:rsidRPr="00365B15" w:rsidDel="00EB1FB4">
          <w:rPr>
            <w:rFonts w:hint="eastAsia"/>
            <w:u w:val="single"/>
            <w:rPrChange w:id="155" w:author="牧野　唯希" w:date="2025-08-01T14:03:00Z" w16du:dateUtc="2025-08-01T05:03:00Z">
              <w:rPr>
                <w:rFonts w:hint="eastAsia"/>
              </w:rPr>
            </w:rPrChange>
          </w:rPr>
          <w:delText>b</w:delText>
        </w:r>
        <w:r w:rsidR="007745E7" w:rsidRPr="00365B15" w:rsidDel="00EB1FB4">
          <w:rPr>
            <w:rFonts w:hint="eastAsia"/>
            <w:u w:val="single"/>
            <w:rPrChange w:id="156" w:author="牧野　唯希" w:date="2025-08-01T14:03:00Z" w16du:dateUtc="2025-08-01T05:03:00Z">
              <w:rPr>
                <w:rFonts w:hint="eastAsia"/>
              </w:rPr>
            </w:rPrChange>
          </w:rPr>
          <w:delText>の値を計測したところ次の</w:delText>
        </w:r>
        <w:r w:rsidR="00884544" w:rsidRPr="00365B15" w:rsidDel="00EB1FB4">
          <w:rPr>
            <w:rFonts w:hint="eastAsia"/>
            <w:u w:val="single"/>
            <w:rPrChange w:id="157" w:author="牧野　唯希" w:date="2025-08-01T14:03:00Z" w16du:dateUtc="2025-08-01T05:03:00Z">
              <w:rPr>
                <w:rFonts w:hint="eastAsia"/>
              </w:rPr>
            </w:rPrChange>
          </w:rPr>
          <w:delText>図</w:delText>
        </w:r>
        <w:r w:rsidR="00884544" w:rsidRPr="00365B15" w:rsidDel="00EB1FB4">
          <w:rPr>
            <w:rFonts w:hint="eastAsia"/>
            <w:u w:val="single"/>
            <w:rPrChange w:id="158" w:author="牧野　唯希" w:date="2025-08-01T14:03:00Z" w16du:dateUtc="2025-08-01T05:03:00Z">
              <w:rPr>
                <w:rFonts w:hint="eastAsia"/>
              </w:rPr>
            </w:rPrChange>
          </w:rPr>
          <w:delText>5</w:delText>
        </w:r>
        <w:r w:rsidR="00884544" w:rsidRPr="00365B15" w:rsidDel="00EB1FB4">
          <w:rPr>
            <w:rFonts w:hint="eastAsia"/>
            <w:u w:val="single"/>
            <w:rPrChange w:id="159" w:author="牧野　唯希" w:date="2025-08-01T14:03:00Z" w16du:dateUtc="2025-08-01T05:03:00Z">
              <w:rPr>
                <w:rFonts w:hint="eastAsia"/>
              </w:rPr>
            </w:rPrChange>
          </w:rPr>
          <w:delText>の</w:delText>
        </w:r>
        <w:r w:rsidR="007745E7" w:rsidRPr="00365B15" w:rsidDel="00EB1FB4">
          <w:rPr>
            <w:rFonts w:hint="eastAsia"/>
            <w:u w:val="single"/>
            <w:rPrChange w:id="160" w:author="牧野　唯希" w:date="2025-08-01T14:03:00Z" w16du:dateUtc="2025-08-01T05:03:00Z">
              <w:rPr>
                <w:rFonts w:hint="eastAsia"/>
              </w:rPr>
            </w:rPrChange>
          </w:rPr>
          <w:delText>ようになった。</w:delText>
        </w:r>
      </w:del>
    </w:p>
    <w:p w14:paraId="0C103B91" w14:textId="2371CA6A" w:rsidR="00884544" w:rsidRDefault="000C011C" w:rsidP="00884544">
      <w:pPr>
        <w:pStyle w:val="a9"/>
        <w:keepNext/>
        <w:jc w:val="center"/>
      </w:pPr>
      <w:r>
        <w:lastRenderedPageBreak/>
        <w:drawing>
          <wp:inline distT="0" distB="0" distL="0" distR="0" wp14:anchorId="2C85083D" wp14:editId="00A0E3F6">
            <wp:extent cx="4011295" cy="2773680"/>
            <wp:effectExtent l="0" t="0" r="8255" b="7620"/>
            <wp:docPr id="6302572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1295" cy="2773680"/>
                    </a:xfrm>
                    <a:prstGeom prst="rect">
                      <a:avLst/>
                    </a:prstGeom>
                    <a:noFill/>
                    <a:ln>
                      <a:noFill/>
                    </a:ln>
                  </pic:spPr>
                </pic:pic>
              </a:graphicData>
            </a:graphic>
          </wp:inline>
        </w:drawing>
      </w:r>
    </w:p>
    <w:p w14:paraId="4A10F20E" w14:textId="7250A40D" w:rsidR="00884544" w:rsidRPr="00862977" w:rsidRDefault="00884544" w:rsidP="00884544">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5</w:t>
      </w:r>
      <w:r>
        <w:fldChar w:fldCharType="end"/>
      </w:r>
      <w:r>
        <w:rPr>
          <w:rFonts w:hint="eastAsia"/>
        </w:rPr>
        <w:t>b</w:t>
      </w:r>
      <w:r>
        <w:rPr>
          <w:rFonts w:hint="eastAsia"/>
        </w:rPr>
        <w:t>の値における距離の変化</w:t>
      </w:r>
      <w:r>
        <w:rPr>
          <w:rFonts w:hint="eastAsia"/>
        </w:rPr>
        <w:t>(</w:t>
      </w:r>
      <w:r>
        <w:rPr>
          <w:rFonts w:hint="eastAsia"/>
        </w:rPr>
        <w:t>補正済み</w:t>
      </w:r>
      <w:r>
        <w:rPr>
          <w:rFonts w:hint="eastAsia"/>
        </w:rPr>
        <w:t>)</w:t>
      </w:r>
    </w:p>
    <w:p w14:paraId="3F7ADFA2" w14:textId="0BAA6A2B" w:rsidR="00E75448" w:rsidRDefault="00884544" w:rsidP="002B4F90">
      <w:pPr>
        <w:pStyle w:val="a9"/>
        <w:jc w:val="left"/>
        <w:rPr>
          <w:rFonts w:hint="eastAsia"/>
        </w:rPr>
      </w:pPr>
      <w:r>
        <w:rPr>
          <w:rFonts w:hint="eastAsia"/>
        </w:rPr>
        <w:t>この図より先ほどに比べてかなり</w:t>
      </w:r>
      <w:r>
        <w:rPr>
          <w:rFonts w:hint="eastAsia"/>
        </w:rPr>
        <w:t>1m</w:t>
      </w:r>
      <w:r>
        <w:rPr>
          <w:rFonts w:hint="eastAsia"/>
        </w:rPr>
        <w:t>に近づいていることが分かる。他の</w:t>
      </w:r>
      <w:r w:rsidR="000C011C">
        <w:rPr>
          <w:rFonts w:hint="eastAsia"/>
        </w:rPr>
        <w:t>2</w:t>
      </w:r>
      <w:r w:rsidR="000C011C">
        <w:rPr>
          <w:rFonts w:hint="eastAsia"/>
        </w:rPr>
        <w:t>回目から</w:t>
      </w:r>
      <w:r w:rsidR="000C011C">
        <w:rPr>
          <w:rFonts w:hint="eastAsia"/>
        </w:rPr>
        <w:t>5</w:t>
      </w:r>
      <w:r w:rsidR="000C011C">
        <w:rPr>
          <w:rFonts w:hint="eastAsia"/>
        </w:rPr>
        <w:t>回目</w:t>
      </w:r>
      <w:r>
        <w:rPr>
          <w:rFonts w:hint="eastAsia"/>
        </w:rPr>
        <w:t>においても同じ傾向がみられた。</w:t>
      </w:r>
      <w:ins w:id="161" w:author="牧野　唯希" w:date="2025-08-01T14:23:00Z" w16du:dateUtc="2025-08-01T05:23:00Z">
        <w:r w:rsidR="00CD240C">
          <w:rPr>
            <w:rFonts w:hint="eastAsia"/>
          </w:rPr>
          <w:t>以下図</w:t>
        </w:r>
        <w:r w:rsidR="00CD240C">
          <w:rPr>
            <w:rFonts w:hint="eastAsia"/>
          </w:rPr>
          <w:t>6</w:t>
        </w:r>
        <w:r w:rsidR="00CD240C">
          <w:rPr>
            <w:rFonts w:hint="eastAsia"/>
          </w:rPr>
          <w:t>以降に示す。</w:t>
        </w:r>
      </w:ins>
    </w:p>
    <w:p w14:paraId="3284544D" w14:textId="77777777" w:rsidR="000737E7" w:rsidRDefault="00E75DE6" w:rsidP="000737E7">
      <w:pPr>
        <w:pStyle w:val="a9"/>
        <w:keepNext/>
        <w:jc w:val="center"/>
      </w:pPr>
      <w:r>
        <w:drawing>
          <wp:inline distT="0" distB="0" distL="0" distR="0" wp14:anchorId="0D783DD1" wp14:editId="5120B857">
            <wp:extent cx="4023995" cy="2840990"/>
            <wp:effectExtent l="0" t="0" r="0" b="0"/>
            <wp:docPr id="213849840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3995" cy="2840990"/>
                    </a:xfrm>
                    <a:prstGeom prst="rect">
                      <a:avLst/>
                    </a:prstGeom>
                    <a:noFill/>
                    <a:ln>
                      <a:noFill/>
                    </a:ln>
                  </pic:spPr>
                </pic:pic>
              </a:graphicData>
            </a:graphic>
          </wp:inline>
        </w:drawing>
      </w:r>
    </w:p>
    <w:p w14:paraId="0BE6F594" w14:textId="612BDCB1" w:rsidR="00884544" w:rsidRDefault="000737E7" w:rsidP="000737E7">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6</w:t>
      </w:r>
      <w:r>
        <w:fldChar w:fldCharType="end"/>
      </w:r>
      <w:r>
        <w:rPr>
          <w:rFonts w:hint="eastAsia"/>
        </w:rPr>
        <w:t>b</w:t>
      </w:r>
      <w:r>
        <w:rPr>
          <w:rFonts w:hint="eastAsia"/>
        </w:rPr>
        <w:t>の値と距離の変化</w:t>
      </w:r>
      <w:r>
        <w:rPr>
          <w:rFonts w:hint="eastAsia"/>
        </w:rPr>
        <w:t>(</w:t>
      </w:r>
      <w:r>
        <w:rPr>
          <w:rFonts w:hint="eastAsia"/>
        </w:rPr>
        <w:t>補正済み</w:t>
      </w:r>
      <w:r>
        <w:rPr>
          <w:rFonts w:hint="eastAsia"/>
        </w:rPr>
        <w:t>2</w:t>
      </w:r>
      <w:r>
        <w:rPr>
          <w:rFonts w:hint="eastAsia"/>
        </w:rPr>
        <w:t>回目</w:t>
      </w:r>
      <w:r>
        <w:rPr>
          <w:rFonts w:hint="eastAsia"/>
        </w:rPr>
        <w:t>)</w:t>
      </w:r>
    </w:p>
    <w:p w14:paraId="7C77D3CE" w14:textId="77777777" w:rsidR="000C011C" w:rsidRDefault="000C011C" w:rsidP="002B4F90">
      <w:pPr>
        <w:pStyle w:val="a9"/>
        <w:jc w:val="left"/>
      </w:pPr>
    </w:p>
    <w:p w14:paraId="3B4F057D" w14:textId="77777777" w:rsidR="000737E7" w:rsidRDefault="000737E7" w:rsidP="000737E7">
      <w:pPr>
        <w:pStyle w:val="a9"/>
        <w:keepNext/>
        <w:jc w:val="center"/>
      </w:pPr>
      <w:r>
        <w:lastRenderedPageBreak/>
        <w:drawing>
          <wp:inline distT="0" distB="0" distL="0" distR="0" wp14:anchorId="6EF9EEF1" wp14:editId="5023A927">
            <wp:extent cx="4023995" cy="2840990"/>
            <wp:effectExtent l="0" t="0" r="0" b="0"/>
            <wp:docPr id="107470914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3995" cy="2840990"/>
                    </a:xfrm>
                    <a:prstGeom prst="rect">
                      <a:avLst/>
                    </a:prstGeom>
                    <a:noFill/>
                    <a:ln>
                      <a:noFill/>
                    </a:ln>
                  </pic:spPr>
                </pic:pic>
              </a:graphicData>
            </a:graphic>
          </wp:inline>
        </w:drawing>
      </w:r>
    </w:p>
    <w:p w14:paraId="6EB70AF6" w14:textId="3699033C" w:rsidR="000737E7" w:rsidRDefault="000737E7" w:rsidP="000737E7">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7</w:t>
      </w:r>
      <w:r>
        <w:fldChar w:fldCharType="end"/>
      </w:r>
      <w:r w:rsidRPr="00585BA9">
        <w:t>b</w:t>
      </w:r>
      <w:r w:rsidRPr="00585BA9">
        <w:t>の値と距離の変化</w:t>
      </w:r>
      <w:r w:rsidRPr="00585BA9">
        <w:t>(</w:t>
      </w:r>
      <w:r w:rsidRPr="00585BA9">
        <w:t>補正済み</w:t>
      </w:r>
      <w:r>
        <w:rPr>
          <w:rFonts w:hint="eastAsia"/>
        </w:rPr>
        <w:t>3</w:t>
      </w:r>
      <w:r w:rsidRPr="00585BA9">
        <w:t>回目</w:t>
      </w:r>
      <w:r w:rsidRPr="00585BA9">
        <w:t>)</w:t>
      </w:r>
    </w:p>
    <w:p w14:paraId="67B6E656" w14:textId="77777777" w:rsidR="000737E7" w:rsidRDefault="000737E7" w:rsidP="002B4F90">
      <w:pPr>
        <w:pStyle w:val="a9"/>
        <w:jc w:val="left"/>
      </w:pPr>
    </w:p>
    <w:p w14:paraId="2CAB4FF4" w14:textId="77777777" w:rsidR="00E6184D" w:rsidRDefault="00E6184D" w:rsidP="00E6184D">
      <w:pPr>
        <w:pStyle w:val="a9"/>
        <w:keepNext/>
        <w:jc w:val="center"/>
      </w:pPr>
      <w:r>
        <w:drawing>
          <wp:inline distT="0" distB="0" distL="0" distR="0" wp14:anchorId="6457D677" wp14:editId="1990CDC9">
            <wp:extent cx="4023995" cy="2840990"/>
            <wp:effectExtent l="0" t="0" r="0" b="0"/>
            <wp:docPr id="92140984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995" cy="2840990"/>
                    </a:xfrm>
                    <a:prstGeom prst="rect">
                      <a:avLst/>
                    </a:prstGeom>
                    <a:noFill/>
                    <a:ln>
                      <a:noFill/>
                    </a:ln>
                  </pic:spPr>
                </pic:pic>
              </a:graphicData>
            </a:graphic>
          </wp:inline>
        </w:drawing>
      </w:r>
    </w:p>
    <w:p w14:paraId="3A282E78" w14:textId="5683A548" w:rsidR="00E6184D" w:rsidRPr="00E6184D" w:rsidRDefault="00E6184D" w:rsidP="00E6184D">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8</w:t>
      </w:r>
      <w:r>
        <w:fldChar w:fldCharType="end"/>
      </w:r>
      <w:r w:rsidRPr="00441548">
        <w:t>b</w:t>
      </w:r>
      <w:r w:rsidRPr="00441548">
        <w:t>の値と距離の変化</w:t>
      </w:r>
      <w:r w:rsidRPr="00441548">
        <w:t>(</w:t>
      </w:r>
      <w:r w:rsidRPr="00441548">
        <w:t>補正済み</w:t>
      </w:r>
      <w:r>
        <w:rPr>
          <w:rFonts w:hint="eastAsia"/>
        </w:rPr>
        <w:t>4</w:t>
      </w:r>
      <w:r w:rsidRPr="00441548">
        <w:t>回目</w:t>
      </w:r>
      <w:r w:rsidRPr="00441548">
        <w:t>)</w:t>
      </w:r>
    </w:p>
    <w:p w14:paraId="16AB996C" w14:textId="77777777" w:rsidR="00E6184D" w:rsidRDefault="00E6184D" w:rsidP="002B4F90">
      <w:pPr>
        <w:pStyle w:val="a9"/>
        <w:jc w:val="left"/>
      </w:pPr>
    </w:p>
    <w:p w14:paraId="2F794307" w14:textId="77777777" w:rsidR="002754E2" w:rsidRDefault="002754E2" w:rsidP="002754E2">
      <w:pPr>
        <w:pStyle w:val="a9"/>
        <w:keepNext/>
        <w:jc w:val="center"/>
      </w:pPr>
      <w:r>
        <w:lastRenderedPageBreak/>
        <w:drawing>
          <wp:inline distT="0" distB="0" distL="0" distR="0" wp14:anchorId="3367760A" wp14:editId="16EB9C73">
            <wp:extent cx="4023995" cy="2840990"/>
            <wp:effectExtent l="0" t="0" r="0" b="0"/>
            <wp:docPr id="131084479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3995" cy="2840990"/>
                    </a:xfrm>
                    <a:prstGeom prst="rect">
                      <a:avLst/>
                    </a:prstGeom>
                    <a:noFill/>
                    <a:ln>
                      <a:noFill/>
                    </a:ln>
                  </pic:spPr>
                </pic:pic>
              </a:graphicData>
            </a:graphic>
          </wp:inline>
        </w:drawing>
      </w:r>
    </w:p>
    <w:p w14:paraId="435BC2EF" w14:textId="62915FD3" w:rsidR="00E6184D" w:rsidRDefault="002754E2" w:rsidP="002754E2">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9</w:t>
      </w:r>
      <w:r>
        <w:fldChar w:fldCharType="end"/>
      </w:r>
      <w:r w:rsidRPr="00834A81">
        <w:t>b</w:t>
      </w:r>
      <w:r w:rsidRPr="00834A81">
        <w:t>の値と距離の変化</w:t>
      </w:r>
      <w:r w:rsidRPr="00834A81">
        <w:t>(</w:t>
      </w:r>
      <w:r w:rsidRPr="00834A81">
        <w:t>補正済み</w:t>
      </w:r>
      <w:r>
        <w:rPr>
          <w:rFonts w:hint="eastAsia"/>
        </w:rPr>
        <w:t>5</w:t>
      </w:r>
      <w:r w:rsidRPr="00834A81">
        <w:t>回目</w:t>
      </w:r>
      <w:r w:rsidRPr="00834A81">
        <w:t>)</w:t>
      </w:r>
    </w:p>
    <w:p w14:paraId="130ACE4E" w14:textId="2050AD60" w:rsidR="00E6184D" w:rsidRDefault="002754E2" w:rsidP="002B4F90">
      <w:pPr>
        <w:pStyle w:val="a9"/>
        <w:jc w:val="left"/>
      </w:pPr>
      <w:r>
        <w:rPr>
          <w:rFonts w:hint="eastAsia"/>
        </w:rPr>
        <w:t>よってこの</w:t>
      </w:r>
      <w:r>
        <w:rPr>
          <w:rFonts w:hint="eastAsia"/>
        </w:rPr>
        <w:t>5</w:t>
      </w:r>
      <w:r>
        <w:rPr>
          <w:rFonts w:hint="eastAsia"/>
        </w:rPr>
        <w:t>回から、</w:t>
      </w:r>
      <w:r>
        <w:rPr>
          <w:rFonts w:hint="eastAsia"/>
        </w:rPr>
        <w:t>1</w:t>
      </w:r>
      <w:r>
        <w:rPr>
          <w:rFonts w:hint="eastAsia"/>
        </w:rPr>
        <w:t>に近い</w:t>
      </w:r>
      <w:r>
        <w:rPr>
          <w:rFonts w:hint="eastAsia"/>
        </w:rPr>
        <w:t>b</w:t>
      </w:r>
      <w:r>
        <w:rPr>
          <w:rFonts w:hint="eastAsia"/>
        </w:rPr>
        <w:t>の値を求めその平均値をとると、</w:t>
      </w:r>
      <w:r>
        <w:rPr>
          <w:rFonts w:hint="eastAsia"/>
        </w:rPr>
        <w:t>0.2</w:t>
      </w:r>
      <w:r>
        <w:rPr>
          <w:rFonts w:hint="eastAsia"/>
        </w:rPr>
        <w:t>が得られた。</w:t>
      </w:r>
    </w:p>
    <w:p w14:paraId="08BC0FD0" w14:textId="3B063F02" w:rsidR="002D36B9" w:rsidRDefault="00E345B9" w:rsidP="007E1943">
      <w:pPr>
        <w:pStyle w:val="a9"/>
        <w:jc w:val="left"/>
        <w:rPr>
          <w:rFonts w:hint="eastAsia"/>
        </w:rPr>
      </w:pPr>
      <w:r>
        <w:rPr>
          <w:rFonts w:hint="eastAsia"/>
        </w:rPr>
        <w:t>実験</w:t>
      </w:r>
      <w:r>
        <w:rPr>
          <w:rFonts w:hint="eastAsia"/>
        </w:rPr>
        <w:t>1</w:t>
      </w:r>
      <w:r>
        <w:rPr>
          <w:rFonts w:hint="eastAsia"/>
        </w:rPr>
        <w:t>において得られた距離の値を下の表</w:t>
      </w:r>
      <w:ins w:id="162" w:author="牧野　唯希" w:date="2025-08-01T14:23:00Z" w16du:dateUtc="2025-08-01T05:23:00Z">
        <w:r w:rsidR="00CD240C">
          <w:rPr>
            <w:rFonts w:hint="eastAsia"/>
          </w:rPr>
          <w:t>2</w:t>
        </w:r>
      </w:ins>
      <w:r>
        <w:rPr>
          <w:rFonts w:hint="eastAsia"/>
        </w:rPr>
        <w:t>にまとめる。</w:t>
      </w:r>
    </w:p>
    <w:p w14:paraId="7A252901" w14:textId="77777777" w:rsidR="007E1943" w:rsidRPr="00CD240C" w:rsidRDefault="007E1943" w:rsidP="002B4F90">
      <w:pPr>
        <w:pStyle w:val="a9"/>
        <w:jc w:val="left"/>
        <w:rPr>
          <w:rFonts w:hint="eastAsia"/>
        </w:rPr>
      </w:pPr>
    </w:p>
    <w:p w14:paraId="7224DE28" w14:textId="3EFFA5D6" w:rsidR="007E1943" w:rsidRDefault="007E1943" w:rsidP="007E1943">
      <w:pPr>
        <w:pStyle w:val="ab"/>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F1E55">
        <w:t>2</w:t>
      </w:r>
      <w:r>
        <w:fldChar w:fldCharType="end"/>
      </w:r>
      <w:r>
        <w:rPr>
          <w:rFonts w:hint="eastAsia"/>
        </w:rPr>
        <w:t>加速度データの距離計算結果</w:t>
      </w:r>
    </w:p>
    <w:tbl>
      <w:tblPr>
        <w:tblStyle w:val="ac"/>
        <w:tblW w:w="0" w:type="auto"/>
        <w:tblInd w:w="720" w:type="dxa"/>
        <w:tblLook w:val="04A0" w:firstRow="1" w:lastRow="0" w:firstColumn="1" w:lastColumn="0" w:noHBand="0" w:noVBand="1"/>
      </w:tblPr>
      <w:tblGrid>
        <w:gridCol w:w="1968"/>
        <w:gridCol w:w="2111"/>
        <w:gridCol w:w="2062"/>
        <w:gridCol w:w="1967"/>
      </w:tblGrid>
      <w:tr w:rsidR="00DD51C1" w14:paraId="6E1AC442" w14:textId="77777777" w:rsidTr="007E1943">
        <w:tc>
          <w:tcPr>
            <w:tcW w:w="1968" w:type="dxa"/>
          </w:tcPr>
          <w:p w14:paraId="0A76DE85" w14:textId="7A730D6D" w:rsidR="00E345B9" w:rsidRDefault="00E345B9" w:rsidP="002B4F90">
            <w:pPr>
              <w:pStyle w:val="a9"/>
              <w:ind w:left="0"/>
              <w:jc w:val="left"/>
              <w:rPr>
                <w:rFonts w:hint="eastAsia"/>
              </w:rPr>
            </w:pPr>
            <w:r>
              <w:rPr>
                <w:rFonts w:hint="eastAsia"/>
              </w:rPr>
              <w:t>n</w:t>
            </w:r>
            <w:r>
              <w:rPr>
                <w:rFonts w:hint="eastAsia"/>
              </w:rPr>
              <w:t>回目</w:t>
            </w:r>
          </w:p>
        </w:tc>
        <w:tc>
          <w:tcPr>
            <w:tcW w:w="2111" w:type="dxa"/>
          </w:tcPr>
          <w:p w14:paraId="0D433F8E" w14:textId="747F2C4D" w:rsidR="00E345B9" w:rsidRDefault="00E345B9" w:rsidP="002B4F90">
            <w:pPr>
              <w:pStyle w:val="a9"/>
              <w:ind w:left="0"/>
              <w:jc w:val="left"/>
              <w:rPr>
                <w:rFonts w:hint="eastAsia"/>
              </w:rPr>
            </w:pPr>
            <w:r>
              <w:rPr>
                <w:rFonts w:hint="eastAsia"/>
              </w:rPr>
              <w:t>距離</w:t>
            </w:r>
            <w:r w:rsidR="006464BD">
              <w:rPr>
                <w:rFonts w:hint="eastAsia"/>
              </w:rPr>
              <w:t>[m]</w:t>
            </w:r>
            <w:r>
              <w:rPr>
                <w:rFonts w:hint="eastAsia"/>
              </w:rPr>
              <w:t>(</w:t>
            </w:r>
            <w:r>
              <w:rPr>
                <w:rFonts w:hint="eastAsia"/>
              </w:rPr>
              <w:t>補正無し</w:t>
            </w:r>
            <w:r>
              <w:rPr>
                <w:rFonts w:hint="eastAsia"/>
              </w:rPr>
              <w:t>)</w:t>
            </w:r>
          </w:p>
        </w:tc>
        <w:tc>
          <w:tcPr>
            <w:tcW w:w="2062" w:type="dxa"/>
          </w:tcPr>
          <w:p w14:paraId="67E9D6A4" w14:textId="12C3BEE4" w:rsidR="00E345B9" w:rsidRDefault="00167F89" w:rsidP="00167F89">
            <w:pPr>
              <w:jc w:val="left"/>
              <w:rPr>
                <w:rFonts w:hint="eastAsia"/>
              </w:rPr>
            </w:pPr>
            <w:r>
              <w:rPr>
                <w:rFonts w:hint="eastAsia"/>
              </w:rPr>
              <w:t>距離</w:t>
            </w:r>
            <w:r>
              <w:rPr>
                <w:rFonts w:hint="eastAsia"/>
              </w:rPr>
              <w:t>[m]</w:t>
            </w:r>
            <w:r>
              <w:rPr>
                <w:rFonts w:hint="eastAsia"/>
              </w:rPr>
              <w:t>補正後</w:t>
            </w:r>
          </w:p>
        </w:tc>
        <w:tc>
          <w:tcPr>
            <w:tcW w:w="1967" w:type="dxa"/>
          </w:tcPr>
          <w:p w14:paraId="10DC4A4A" w14:textId="18507B8C" w:rsidR="00E345B9" w:rsidRDefault="00DD51C1" w:rsidP="002B4F90">
            <w:pPr>
              <w:pStyle w:val="a9"/>
              <w:ind w:left="0"/>
              <w:jc w:val="left"/>
              <w:rPr>
                <w:rFonts w:hint="eastAsia"/>
              </w:rPr>
            </w:pPr>
            <w:r>
              <w:rPr>
                <w:rFonts w:hint="eastAsia"/>
              </w:rPr>
              <w:t>その時の</w:t>
            </w:r>
            <w:r>
              <w:rPr>
                <w:rFonts w:hint="eastAsia"/>
              </w:rPr>
              <w:t>b</w:t>
            </w:r>
            <w:r>
              <w:rPr>
                <w:rFonts w:hint="eastAsia"/>
              </w:rPr>
              <w:t>の値</w:t>
            </w:r>
          </w:p>
        </w:tc>
      </w:tr>
      <w:tr w:rsidR="00310CB0" w14:paraId="1FE2C589" w14:textId="77777777" w:rsidTr="007E1943">
        <w:tc>
          <w:tcPr>
            <w:tcW w:w="1968" w:type="dxa"/>
          </w:tcPr>
          <w:p w14:paraId="13E80DD7" w14:textId="2927A494" w:rsidR="00310CB0" w:rsidRDefault="00310CB0" w:rsidP="00310CB0">
            <w:pPr>
              <w:pStyle w:val="a9"/>
              <w:ind w:left="0"/>
              <w:jc w:val="left"/>
              <w:rPr>
                <w:rFonts w:hint="eastAsia"/>
              </w:rPr>
            </w:pPr>
            <w:r>
              <w:rPr>
                <w:rFonts w:hint="eastAsia"/>
              </w:rPr>
              <w:t>1</w:t>
            </w:r>
            <w:r>
              <w:rPr>
                <w:rFonts w:hint="eastAsia"/>
              </w:rPr>
              <w:t>回目</w:t>
            </w:r>
          </w:p>
        </w:tc>
        <w:tc>
          <w:tcPr>
            <w:tcW w:w="2111" w:type="dxa"/>
          </w:tcPr>
          <w:p w14:paraId="4867C04E" w14:textId="633704BF" w:rsidR="00310CB0" w:rsidRPr="006464BD" w:rsidRDefault="00310CB0" w:rsidP="00310CB0">
            <w:pPr>
              <w:jc w:val="left"/>
              <w:rPr>
                <w:rFonts w:ascii="游ゴシック" w:eastAsia="游ゴシック" w:hAnsi="游ゴシック" w:hint="eastAsia"/>
                <w:noProof w:val="0"/>
                <w:color w:val="000000"/>
                <w:sz w:val="22"/>
              </w:rPr>
            </w:pPr>
            <w:ins w:id="163" w:author="牧野　唯希" w:date="2025-08-01T14:06:00Z" w16du:dateUtc="2025-08-01T05:06:00Z">
              <w:r>
                <w:rPr>
                  <w:rFonts w:ascii="游ゴシック" w:eastAsia="游ゴシック" w:hAnsi="游ゴシック" w:hint="eastAsia"/>
                  <w:color w:val="000000"/>
                  <w:sz w:val="22"/>
                </w:rPr>
                <w:t>-0.44842</w:t>
              </w:r>
            </w:ins>
            <w:ins w:id="164" w:author="牧野　唯希" w:date="2025-08-01T14:09:00Z" w16du:dateUtc="2025-08-01T05:09:00Z">
              <w:r>
                <w:rPr>
                  <w:rFonts w:ascii="游ゴシック" w:eastAsia="游ゴシック" w:hAnsi="游ゴシック" w:hint="eastAsia"/>
                  <w:color w:val="000000"/>
                  <w:sz w:val="22"/>
                </w:rPr>
                <w:t>5</w:t>
              </w:r>
            </w:ins>
          </w:p>
        </w:tc>
        <w:tc>
          <w:tcPr>
            <w:tcW w:w="2062" w:type="dxa"/>
          </w:tcPr>
          <w:p w14:paraId="4F4949F3" w14:textId="093FDBC0" w:rsidR="00310CB0" w:rsidRPr="00DD51C1" w:rsidRDefault="00310CB0" w:rsidP="00310CB0">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0.866543</w:t>
            </w:r>
          </w:p>
        </w:tc>
        <w:tc>
          <w:tcPr>
            <w:tcW w:w="1967" w:type="dxa"/>
          </w:tcPr>
          <w:p w14:paraId="49A6D268" w14:textId="61A55B1C" w:rsidR="00310CB0" w:rsidRDefault="00310CB0" w:rsidP="00310CB0">
            <w:pPr>
              <w:pStyle w:val="a9"/>
              <w:ind w:left="0"/>
              <w:jc w:val="left"/>
              <w:rPr>
                <w:rFonts w:hint="eastAsia"/>
              </w:rPr>
            </w:pPr>
            <w:r>
              <w:rPr>
                <w:rFonts w:hint="eastAsia"/>
              </w:rPr>
              <w:t>1</w:t>
            </w:r>
          </w:p>
        </w:tc>
      </w:tr>
      <w:tr w:rsidR="00310CB0" w14:paraId="63281F53" w14:textId="77777777" w:rsidTr="007E1943">
        <w:tc>
          <w:tcPr>
            <w:tcW w:w="1968" w:type="dxa"/>
          </w:tcPr>
          <w:p w14:paraId="59C0E5DF" w14:textId="7D3E8B9F" w:rsidR="00310CB0" w:rsidRDefault="00310CB0" w:rsidP="00310CB0">
            <w:pPr>
              <w:pStyle w:val="a9"/>
              <w:ind w:left="0"/>
              <w:jc w:val="left"/>
              <w:rPr>
                <w:rFonts w:hint="eastAsia"/>
              </w:rPr>
            </w:pPr>
            <w:r>
              <w:rPr>
                <w:rFonts w:hint="eastAsia"/>
              </w:rPr>
              <w:t>2</w:t>
            </w:r>
            <w:r>
              <w:rPr>
                <w:rFonts w:hint="eastAsia"/>
              </w:rPr>
              <w:t>回目</w:t>
            </w:r>
          </w:p>
        </w:tc>
        <w:tc>
          <w:tcPr>
            <w:tcW w:w="2111" w:type="dxa"/>
          </w:tcPr>
          <w:p w14:paraId="583F7254" w14:textId="21201D4C" w:rsidR="00310CB0" w:rsidRPr="006464BD" w:rsidRDefault="00310CB0" w:rsidP="00310CB0">
            <w:pPr>
              <w:rPr>
                <w:rFonts w:ascii="游ゴシック" w:eastAsia="游ゴシック" w:hAnsi="游ゴシック" w:hint="eastAsia"/>
                <w:noProof w:val="0"/>
                <w:color w:val="000000"/>
                <w:sz w:val="22"/>
              </w:rPr>
            </w:pPr>
            <w:ins w:id="165" w:author="牧野　唯希" w:date="2025-08-01T14:06:00Z" w16du:dateUtc="2025-08-01T05:06:00Z">
              <w:r w:rsidRPr="004E3E2A">
                <w:rPr>
                  <w:rFonts w:ascii="游ゴシック" w:eastAsia="游ゴシック" w:hAnsi="游ゴシック"/>
                  <w:noProof w:val="0"/>
                  <w:color w:val="000000"/>
                  <w:sz w:val="22"/>
                </w:rPr>
                <w:t>-0.23574</w:t>
              </w:r>
            </w:ins>
            <w:ins w:id="166" w:author="牧野　唯希" w:date="2025-08-01T14:10:00Z" w16du:dateUtc="2025-08-01T05:10:00Z">
              <w:r>
                <w:rPr>
                  <w:rFonts w:ascii="游ゴシック" w:eastAsia="游ゴシック" w:hAnsi="游ゴシック" w:hint="eastAsia"/>
                  <w:noProof w:val="0"/>
                  <w:color w:val="000000"/>
                  <w:sz w:val="22"/>
                </w:rPr>
                <w:t>3</w:t>
              </w:r>
            </w:ins>
          </w:p>
        </w:tc>
        <w:tc>
          <w:tcPr>
            <w:tcW w:w="2062" w:type="dxa"/>
          </w:tcPr>
          <w:p w14:paraId="1511E3F3" w14:textId="5552FD50" w:rsidR="00310CB0" w:rsidRPr="00973EEC" w:rsidRDefault="00310CB0" w:rsidP="00310CB0">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1.020753</w:t>
            </w:r>
          </w:p>
        </w:tc>
        <w:tc>
          <w:tcPr>
            <w:tcW w:w="1967" w:type="dxa"/>
          </w:tcPr>
          <w:p w14:paraId="6A62962D" w14:textId="6BCCD029" w:rsidR="00310CB0" w:rsidRDefault="00310CB0" w:rsidP="00310CB0">
            <w:pPr>
              <w:pStyle w:val="a9"/>
              <w:ind w:left="0"/>
              <w:jc w:val="left"/>
              <w:rPr>
                <w:rFonts w:hint="eastAsia"/>
              </w:rPr>
            </w:pPr>
            <w:r>
              <w:rPr>
                <w:rFonts w:hint="eastAsia"/>
              </w:rPr>
              <w:t>0</w:t>
            </w:r>
          </w:p>
        </w:tc>
      </w:tr>
      <w:tr w:rsidR="00310CB0" w14:paraId="5F1FA207" w14:textId="77777777" w:rsidTr="007E1943">
        <w:tc>
          <w:tcPr>
            <w:tcW w:w="1968" w:type="dxa"/>
          </w:tcPr>
          <w:p w14:paraId="1546B156" w14:textId="6D3D37E1" w:rsidR="00310CB0" w:rsidRDefault="00310CB0" w:rsidP="00310CB0">
            <w:pPr>
              <w:pStyle w:val="a9"/>
              <w:ind w:left="0"/>
              <w:jc w:val="left"/>
              <w:rPr>
                <w:rFonts w:hint="eastAsia"/>
              </w:rPr>
            </w:pPr>
            <w:r>
              <w:rPr>
                <w:rFonts w:hint="eastAsia"/>
              </w:rPr>
              <w:t>3</w:t>
            </w:r>
            <w:r>
              <w:rPr>
                <w:rFonts w:hint="eastAsia"/>
              </w:rPr>
              <w:t>回目</w:t>
            </w:r>
          </w:p>
        </w:tc>
        <w:tc>
          <w:tcPr>
            <w:tcW w:w="2111" w:type="dxa"/>
          </w:tcPr>
          <w:p w14:paraId="540DDF39" w14:textId="62726B4C" w:rsidR="00310CB0" w:rsidRPr="004E3E2A" w:rsidRDefault="00310CB0" w:rsidP="00310CB0">
            <w:pPr>
              <w:jc w:val="left"/>
              <w:rPr>
                <w:rFonts w:ascii="游ゴシック" w:eastAsia="游ゴシック" w:hAnsi="游ゴシック" w:hint="eastAsia"/>
                <w:noProof w:val="0"/>
                <w:color w:val="000000"/>
                <w:sz w:val="22"/>
              </w:rPr>
            </w:pPr>
            <w:ins w:id="167" w:author="牧野　唯希" w:date="2025-08-01T14:06:00Z" w16du:dateUtc="2025-08-01T05:06:00Z">
              <w:r>
                <w:rPr>
                  <w:rFonts w:ascii="游ゴシック" w:eastAsia="游ゴシック" w:hAnsi="游ゴシック" w:hint="eastAsia"/>
                  <w:color w:val="000000"/>
                  <w:sz w:val="22"/>
                </w:rPr>
                <w:t>-1.16795</w:t>
              </w:r>
            </w:ins>
            <w:ins w:id="168" w:author="牧野　唯希" w:date="2025-08-01T14:10:00Z" w16du:dateUtc="2025-08-01T05:10:00Z">
              <w:r>
                <w:rPr>
                  <w:rFonts w:ascii="游ゴシック" w:eastAsia="游ゴシック" w:hAnsi="游ゴシック" w:hint="eastAsia"/>
                  <w:color w:val="000000"/>
                  <w:sz w:val="22"/>
                </w:rPr>
                <w:t>2</w:t>
              </w:r>
            </w:ins>
          </w:p>
        </w:tc>
        <w:tc>
          <w:tcPr>
            <w:tcW w:w="2062" w:type="dxa"/>
          </w:tcPr>
          <w:p w14:paraId="33396347" w14:textId="3317D965" w:rsidR="00310CB0" w:rsidRPr="00095D90" w:rsidRDefault="00310CB0" w:rsidP="00310CB0">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1.246209</w:t>
            </w:r>
          </w:p>
        </w:tc>
        <w:tc>
          <w:tcPr>
            <w:tcW w:w="1967" w:type="dxa"/>
          </w:tcPr>
          <w:p w14:paraId="3BA25EE7" w14:textId="34FBD906" w:rsidR="00310CB0" w:rsidRDefault="00310CB0" w:rsidP="00310CB0">
            <w:pPr>
              <w:pStyle w:val="a9"/>
              <w:ind w:left="0"/>
              <w:jc w:val="left"/>
              <w:rPr>
                <w:rFonts w:hint="eastAsia"/>
              </w:rPr>
            </w:pPr>
            <w:r>
              <w:rPr>
                <w:rFonts w:hint="eastAsia"/>
              </w:rPr>
              <w:t>0</w:t>
            </w:r>
          </w:p>
        </w:tc>
      </w:tr>
      <w:tr w:rsidR="00310CB0" w14:paraId="401C5F46" w14:textId="77777777" w:rsidTr="007E1943">
        <w:tc>
          <w:tcPr>
            <w:tcW w:w="1968" w:type="dxa"/>
          </w:tcPr>
          <w:p w14:paraId="5B97C5C7" w14:textId="72B43CFF" w:rsidR="00310CB0" w:rsidRDefault="00310CB0" w:rsidP="00310CB0">
            <w:pPr>
              <w:pStyle w:val="a9"/>
              <w:ind w:left="0"/>
              <w:jc w:val="left"/>
              <w:rPr>
                <w:rFonts w:hint="eastAsia"/>
              </w:rPr>
            </w:pPr>
            <w:r>
              <w:rPr>
                <w:rFonts w:hint="eastAsia"/>
              </w:rPr>
              <w:t>4</w:t>
            </w:r>
            <w:r>
              <w:rPr>
                <w:rFonts w:hint="eastAsia"/>
              </w:rPr>
              <w:t>回目</w:t>
            </w:r>
          </w:p>
        </w:tc>
        <w:tc>
          <w:tcPr>
            <w:tcW w:w="2111" w:type="dxa"/>
          </w:tcPr>
          <w:p w14:paraId="688B37F6" w14:textId="2A0808D3" w:rsidR="00310CB0" w:rsidRPr="00167F89" w:rsidRDefault="00310CB0" w:rsidP="00310CB0">
            <w:pPr>
              <w:jc w:val="left"/>
              <w:rPr>
                <w:rFonts w:ascii="游ゴシック" w:eastAsia="游ゴシック" w:hAnsi="游ゴシック" w:hint="eastAsia"/>
                <w:noProof w:val="0"/>
                <w:color w:val="000000"/>
                <w:sz w:val="22"/>
              </w:rPr>
            </w:pPr>
            <w:ins w:id="169" w:author="牧野　唯希" w:date="2025-08-01T14:06:00Z" w16du:dateUtc="2025-08-01T05:06:00Z">
              <w:r>
                <w:rPr>
                  <w:rFonts w:ascii="游ゴシック" w:eastAsia="游ゴシック" w:hAnsi="游ゴシック" w:hint="eastAsia"/>
                  <w:color w:val="000000"/>
                  <w:sz w:val="22"/>
                </w:rPr>
                <w:t>-1.54572</w:t>
              </w:r>
            </w:ins>
            <w:ins w:id="170" w:author="牧野　唯希" w:date="2025-08-01T14:10:00Z" w16du:dateUtc="2025-08-01T05:10:00Z">
              <w:r>
                <w:rPr>
                  <w:rFonts w:ascii="游ゴシック" w:eastAsia="游ゴシック" w:hAnsi="游ゴシック" w:hint="eastAsia"/>
                  <w:color w:val="000000"/>
                  <w:sz w:val="22"/>
                </w:rPr>
                <w:t>8</w:t>
              </w:r>
            </w:ins>
          </w:p>
        </w:tc>
        <w:tc>
          <w:tcPr>
            <w:tcW w:w="2062" w:type="dxa"/>
          </w:tcPr>
          <w:p w14:paraId="3FEEBBF2" w14:textId="0C35BF4D" w:rsidR="00310CB0" w:rsidRPr="00095D90" w:rsidRDefault="00310CB0" w:rsidP="00310CB0">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1.373746</w:t>
            </w:r>
          </w:p>
        </w:tc>
        <w:tc>
          <w:tcPr>
            <w:tcW w:w="1967" w:type="dxa"/>
          </w:tcPr>
          <w:p w14:paraId="44AD1C1D" w14:textId="583DB17F" w:rsidR="00310CB0" w:rsidRDefault="00310CB0" w:rsidP="00310CB0">
            <w:pPr>
              <w:pStyle w:val="a9"/>
              <w:ind w:left="0"/>
              <w:jc w:val="left"/>
              <w:rPr>
                <w:rFonts w:hint="eastAsia"/>
              </w:rPr>
            </w:pPr>
            <w:r>
              <w:rPr>
                <w:rFonts w:hint="eastAsia"/>
              </w:rPr>
              <w:t>0</w:t>
            </w:r>
          </w:p>
        </w:tc>
      </w:tr>
      <w:tr w:rsidR="00310CB0" w14:paraId="76F8F6C1" w14:textId="77777777" w:rsidTr="007E1943">
        <w:trPr>
          <w:trHeight w:val="77"/>
        </w:trPr>
        <w:tc>
          <w:tcPr>
            <w:tcW w:w="1968" w:type="dxa"/>
          </w:tcPr>
          <w:p w14:paraId="1B7FD8FF" w14:textId="03BA3842" w:rsidR="00310CB0" w:rsidRDefault="00310CB0" w:rsidP="00310CB0">
            <w:pPr>
              <w:pStyle w:val="a9"/>
              <w:ind w:left="0"/>
              <w:jc w:val="left"/>
              <w:rPr>
                <w:rFonts w:hint="eastAsia"/>
              </w:rPr>
            </w:pPr>
            <w:r>
              <w:rPr>
                <w:rFonts w:hint="eastAsia"/>
              </w:rPr>
              <w:t>5</w:t>
            </w:r>
            <w:r>
              <w:rPr>
                <w:rFonts w:hint="eastAsia"/>
              </w:rPr>
              <w:t>回目</w:t>
            </w:r>
          </w:p>
        </w:tc>
        <w:tc>
          <w:tcPr>
            <w:tcW w:w="2111" w:type="dxa"/>
          </w:tcPr>
          <w:p w14:paraId="12B47CF1" w14:textId="77FD6E15" w:rsidR="00310CB0" w:rsidRPr="00167F89" w:rsidRDefault="00310CB0" w:rsidP="00310CB0">
            <w:pPr>
              <w:jc w:val="left"/>
              <w:rPr>
                <w:rFonts w:ascii="游ゴシック" w:eastAsia="游ゴシック" w:hAnsi="游ゴシック" w:hint="eastAsia"/>
                <w:noProof w:val="0"/>
                <w:color w:val="000000"/>
                <w:sz w:val="22"/>
              </w:rPr>
            </w:pPr>
            <w:ins w:id="171" w:author="牧野　唯希" w:date="2025-08-01T14:06:00Z" w16du:dateUtc="2025-08-01T05:06:00Z">
              <w:r>
                <w:rPr>
                  <w:rFonts w:ascii="游ゴシック" w:eastAsia="游ゴシック" w:hAnsi="游ゴシック" w:hint="eastAsia"/>
                  <w:color w:val="000000"/>
                  <w:sz w:val="22"/>
                </w:rPr>
                <w:t>-0.5788</w:t>
              </w:r>
            </w:ins>
            <w:ins w:id="172" w:author="牧野　唯希" w:date="2025-08-01T14:10:00Z" w16du:dateUtc="2025-08-01T05:10:00Z">
              <w:r>
                <w:rPr>
                  <w:rFonts w:ascii="游ゴシック" w:eastAsia="游ゴシック" w:hAnsi="游ゴシック" w:hint="eastAsia"/>
                  <w:color w:val="000000"/>
                  <w:sz w:val="22"/>
                </w:rPr>
                <w:t>90</w:t>
              </w:r>
            </w:ins>
          </w:p>
        </w:tc>
        <w:tc>
          <w:tcPr>
            <w:tcW w:w="2062" w:type="dxa"/>
          </w:tcPr>
          <w:p w14:paraId="3129D5E9" w14:textId="745D697C" w:rsidR="00310CB0" w:rsidRPr="003D12EF" w:rsidRDefault="00310CB0" w:rsidP="00310CB0">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1.137123</w:t>
            </w:r>
          </w:p>
        </w:tc>
        <w:tc>
          <w:tcPr>
            <w:tcW w:w="1967" w:type="dxa"/>
          </w:tcPr>
          <w:p w14:paraId="2D001381" w14:textId="2B5AA1FE" w:rsidR="00310CB0" w:rsidRDefault="00310CB0" w:rsidP="00310CB0">
            <w:pPr>
              <w:pStyle w:val="a9"/>
              <w:ind w:left="0"/>
              <w:jc w:val="left"/>
              <w:rPr>
                <w:rFonts w:hint="eastAsia"/>
              </w:rPr>
            </w:pPr>
            <w:r>
              <w:rPr>
                <w:rFonts w:hint="eastAsia"/>
              </w:rPr>
              <w:t>0</w:t>
            </w:r>
          </w:p>
        </w:tc>
      </w:tr>
    </w:tbl>
    <w:p w14:paraId="16363553" w14:textId="77777777" w:rsidR="002754E2" w:rsidRDefault="002754E2" w:rsidP="002B4F90">
      <w:pPr>
        <w:pStyle w:val="a9"/>
        <w:jc w:val="left"/>
        <w:rPr>
          <w:ins w:id="173" w:author="牧野　唯希" w:date="2025-08-01T14:24:00Z" w16du:dateUtc="2025-08-01T05:24:00Z"/>
        </w:rPr>
      </w:pPr>
    </w:p>
    <w:p w14:paraId="4407E2FB" w14:textId="341A0733" w:rsidR="00B07F3F" w:rsidDel="005714EA" w:rsidRDefault="00B07F3F" w:rsidP="002B4F90">
      <w:pPr>
        <w:pStyle w:val="a9"/>
        <w:jc w:val="left"/>
        <w:rPr>
          <w:del w:id="174" w:author="牧野　唯希" w:date="2025-08-01T14:25:00Z" w16du:dateUtc="2025-08-01T05:25:00Z"/>
          <w:rFonts w:hint="eastAsia"/>
        </w:rPr>
      </w:pPr>
      <w:ins w:id="175" w:author="牧野　唯希" w:date="2025-08-01T14:24:00Z" w16du:dateUtc="2025-08-01T05:24:00Z">
        <w:r>
          <w:rPr>
            <w:rFonts w:hint="eastAsia"/>
          </w:rPr>
          <w:t>しかしながら、この検証方法では</w:t>
        </w:r>
        <w:r w:rsidR="00E75544">
          <w:rPr>
            <w:rFonts w:hint="eastAsia"/>
          </w:rPr>
          <w:t>元データから</w:t>
        </w:r>
        <w:r w:rsidR="00E75544">
          <w:rPr>
            <w:rFonts w:hint="eastAsia"/>
          </w:rPr>
          <w:t>b</w:t>
        </w:r>
        <w:r w:rsidR="00E75544">
          <w:rPr>
            <w:rFonts w:hint="eastAsia"/>
          </w:rPr>
          <w:t>の値</w:t>
        </w:r>
      </w:ins>
      <w:ins w:id="176" w:author="牧野　唯希" w:date="2025-08-01T14:25:00Z" w16du:dateUtc="2025-08-01T05:25:00Z">
        <w:r w:rsidR="00E75544">
          <w:rPr>
            <w:rFonts w:hint="eastAsia"/>
          </w:rPr>
          <w:t>を類推している</w:t>
        </w:r>
        <w:r w:rsidR="005714EA">
          <w:rPr>
            <w:rFonts w:hint="eastAsia"/>
          </w:rPr>
          <w:t>が、</w:t>
        </w:r>
      </w:ins>
    </w:p>
    <w:p w14:paraId="2CD7C727" w14:textId="1C06293B" w:rsidR="00462AAE" w:rsidRPr="005714EA" w:rsidRDefault="005714EA" w:rsidP="002B4F90">
      <w:pPr>
        <w:pStyle w:val="a9"/>
        <w:jc w:val="left"/>
        <w:rPr>
          <w:rFonts w:hint="eastAsia"/>
        </w:rPr>
      </w:pPr>
      <w:ins w:id="177" w:author="牧野　唯希" w:date="2025-08-01T14:25:00Z" w16du:dateUtc="2025-08-01T05:25:00Z">
        <w:r>
          <w:rPr>
            <w:rFonts w:hint="eastAsia"/>
          </w:rPr>
          <w:t>課題</w:t>
        </w:r>
        <w:r>
          <w:rPr>
            <w:rFonts w:hint="eastAsia"/>
          </w:rPr>
          <w:t>2</w:t>
        </w:r>
        <w:r>
          <w:rPr>
            <w:rFonts w:hint="eastAsia"/>
          </w:rPr>
          <w:t>の結果に大きく左右されている</w:t>
        </w:r>
      </w:ins>
      <w:ins w:id="178" w:author="牧野　唯希" w:date="2025-08-01T14:27:00Z" w16du:dateUtc="2025-08-01T05:27:00Z">
        <w:r w:rsidR="00684CC6">
          <w:rPr>
            <w:rFonts w:hint="eastAsia"/>
          </w:rPr>
          <w:t>と捉えることが出来る</w:t>
        </w:r>
      </w:ins>
      <w:ins w:id="179" w:author="牧野　唯希" w:date="2025-08-01T14:25:00Z" w16du:dateUtc="2025-08-01T05:25:00Z">
        <w:r>
          <w:rPr>
            <w:rFonts w:hint="eastAsia"/>
          </w:rPr>
          <w:t>。</w:t>
        </w:r>
        <w:r w:rsidR="00C06EB9">
          <w:rPr>
            <w:rFonts w:hint="eastAsia"/>
          </w:rPr>
          <w:t>そのため、</w:t>
        </w:r>
      </w:ins>
      <w:ins w:id="180" w:author="牧野　唯希" w:date="2025-08-01T14:27:00Z" w16du:dateUtc="2025-08-01T05:27:00Z">
        <w:r w:rsidR="00D60D5F">
          <w:rPr>
            <w:rFonts w:hint="eastAsia"/>
          </w:rPr>
          <w:t>参考資料に記載されていた</w:t>
        </w:r>
        <w:r w:rsidR="00D60D5F">
          <w:rPr>
            <w:rFonts w:hint="eastAsia"/>
          </w:rPr>
          <w:t>0.8</w:t>
        </w:r>
        <w:r w:rsidR="00D60D5F">
          <w:rPr>
            <w:rFonts w:hint="eastAsia"/>
          </w:rPr>
          <w:t>周辺の値から大きく外れてしま</w:t>
        </w:r>
        <w:r w:rsidR="00684CC6">
          <w:rPr>
            <w:rFonts w:hint="eastAsia"/>
          </w:rPr>
          <w:t>い、あまり本実験においては</w:t>
        </w:r>
      </w:ins>
      <w:ins w:id="181" w:author="牧野　唯希" w:date="2025-08-01T14:28:00Z" w16du:dateUtc="2025-08-01T05:28:00Z">
        <w:r w:rsidR="00684CC6">
          <w:rPr>
            <w:rFonts w:hint="eastAsia"/>
          </w:rPr>
          <w:t>あまり参考にすることが出来ないと考えた。</w:t>
        </w:r>
      </w:ins>
    </w:p>
    <w:p w14:paraId="3271F4B8" w14:textId="77777777" w:rsidR="00462AAE" w:rsidRPr="000C011C" w:rsidRDefault="00462AAE" w:rsidP="002B4F90">
      <w:pPr>
        <w:pStyle w:val="a9"/>
        <w:jc w:val="left"/>
        <w:rPr>
          <w:rFonts w:hint="eastAsia"/>
        </w:rPr>
      </w:pPr>
    </w:p>
    <w:p w14:paraId="2DBA3E76" w14:textId="4D7AC969" w:rsidR="006443B6" w:rsidRDefault="006443B6" w:rsidP="006443B6">
      <w:pPr>
        <w:pStyle w:val="a9"/>
        <w:numPr>
          <w:ilvl w:val="1"/>
          <w:numId w:val="3"/>
        </w:numPr>
        <w:jc w:val="left"/>
      </w:pPr>
      <w:r>
        <w:rPr>
          <w:rFonts w:hint="eastAsia"/>
        </w:rPr>
        <w:t>課題</w:t>
      </w:r>
      <w:r>
        <w:rPr>
          <w:rFonts w:hint="eastAsia"/>
        </w:rPr>
        <w:t>2</w:t>
      </w:r>
    </w:p>
    <w:p w14:paraId="36F9CEAB" w14:textId="4AB517F1" w:rsidR="002B4F90" w:rsidRDefault="00B856DD" w:rsidP="002B4F90">
      <w:pPr>
        <w:pStyle w:val="a9"/>
        <w:jc w:val="left"/>
      </w:pPr>
      <w:r>
        <w:rPr>
          <w:rFonts w:hint="eastAsia"/>
        </w:rPr>
        <w:t>この章では、</w:t>
      </w:r>
      <w:r w:rsidR="007E1943">
        <w:rPr>
          <w:rFonts w:hint="eastAsia"/>
        </w:rPr>
        <w:t>距離を補正する方法について述べる。</w:t>
      </w:r>
      <w:ins w:id="182" w:author="牧野　唯希" w:date="2025-08-01T14:29:00Z" w16du:dateUtc="2025-08-01T05:29:00Z">
        <w:r w:rsidR="00F17FA4">
          <w:rPr>
            <w:rFonts w:hint="eastAsia"/>
          </w:rPr>
          <w:t>課題</w:t>
        </w:r>
        <w:r w:rsidR="00F17FA4">
          <w:rPr>
            <w:rFonts w:hint="eastAsia"/>
          </w:rPr>
          <w:t>1</w:t>
        </w:r>
        <w:r w:rsidR="00F17FA4">
          <w:rPr>
            <w:rFonts w:hint="eastAsia"/>
          </w:rPr>
          <w:t>でも軽く述べたが</w:t>
        </w:r>
      </w:ins>
      <w:r w:rsidR="00C6231B">
        <w:rPr>
          <w:rFonts w:hint="eastAsia"/>
        </w:rPr>
        <w:t>課題</w:t>
      </w:r>
      <w:r w:rsidR="00C6231B">
        <w:rPr>
          <w:rFonts w:hint="eastAsia"/>
        </w:rPr>
        <w:t>1</w:t>
      </w:r>
      <w:r w:rsidR="00C6231B">
        <w:rPr>
          <w:rFonts w:hint="eastAsia"/>
        </w:rPr>
        <w:t>で得られたデータが</w:t>
      </w:r>
      <w:r w:rsidR="00C6231B">
        <w:rPr>
          <w:rFonts w:hint="eastAsia"/>
        </w:rPr>
        <w:t>1m</w:t>
      </w:r>
      <w:r w:rsidR="00C6231B">
        <w:rPr>
          <w:rFonts w:hint="eastAsia"/>
        </w:rPr>
        <w:t>から程遠い結果になった理由として、</w:t>
      </w:r>
      <w:del w:id="183" w:author="牧野　唯希" w:date="2025-08-01T14:29:00Z" w16du:dateUtc="2025-08-01T05:29:00Z">
        <w:r w:rsidR="00306018" w:rsidDel="009A1028">
          <w:rPr>
            <w:rFonts w:hint="eastAsia"/>
          </w:rPr>
          <w:delText>2</w:delText>
        </w:r>
        <w:r w:rsidR="00306018" w:rsidDel="009A1028">
          <w:rPr>
            <w:rFonts w:hint="eastAsia"/>
          </w:rPr>
          <w:delText>つの</w:delText>
        </w:r>
        <w:r w:rsidR="00C6231B" w:rsidDel="009A1028">
          <w:rPr>
            <w:rFonts w:hint="eastAsia"/>
          </w:rPr>
          <w:delText>考察が立てられた</w:delText>
        </w:r>
      </w:del>
      <w:ins w:id="184" w:author="牧野　唯希" w:date="2025-08-01T14:29:00Z" w16du:dateUtc="2025-08-01T05:29:00Z">
        <w:r w:rsidR="009A1028">
          <w:rPr>
            <w:rFonts w:hint="eastAsia"/>
          </w:rPr>
          <w:t>次のように考えた</w:t>
        </w:r>
      </w:ins>
      <w:r w:rsidR="00C6231B">
        <w:rPr>
          <w:rFonts w:hint="eastAsia"/>
        </w:rPr>
        <w:t>。</w:t>
      </w:r>
    </w:p>
    <w:p w14:paraId="37BB9FD0" w14:textId="755D00B6" w:rsidR="00306018" w:rsidRDefault="00F17FA4" w:rsidP="00875911">
      <w:pPr>
        <w:pStyle w:val="a9"/>
        <w:jc w:val="left"/>
        <w:rPr>
          <w:rFonts w:hint="eastAsia"/>
        </w:rPr>
      </w:pPr>
      <w:ins w:id="185" w:author="牧野　唯希" w:date="2025-08-01T14:29:00Z" w16du:dateUtc="2025-08-01T05:29:00Z">
        <w:r>
          <w:rPr>
            <w:rFonts w:hint="eastAsia"/>
          </w:rPr>
          <w:lastRenderedPageBreak/>
          <w:t>それは、</w:t>
        </w:r>
      </w:ins>
      <w:del w:id="186" w:author="牧野　唯希" w:date="2025-08-01T14:29:00Z" w16du:dateUtc="2025-08-01T05:29:00Z">
        <w:r w:rsidR="009C30E9" w:rsidDel="009A1028">
          <w:rPr>
            <w:rFonts w:hint="eastAsia"/>
          </w:rPr>
          <w:delText>一つ目は、</w:delText>
        </w:r>
      </w:del>
      <w:r w:rsidR="009C30E9">
        <w:rPr>
          <w:rFonts w:hint="eastAsia"/>
        </w:rPr>
        <w:t>加速度が負の方向のときに過剰に反応しているということだ。図</w:t>
      </w:r>
      <w:r w:rsidR="009C30E9">
        <w:rPr>
          <w:rFonts w:hint="eastAsia"/>
        </w:rPr>
        <w:t>1</w:t>
      </w:r>
      <w:r w:rsidR="009C30E9">
        <w:rPr>
          <w:rFonts w:hint="eastAsia"/>
        </w:rPr>
        <w:t>をみると、</w:t>
      </w:r>
      <w:r w:rsidR="00306018">
        <w:rPr>
          <w:rFonts w:hint="eastAsia"/>
        </w:rPr>
        <w:t>正方向の山と負方向の谷はほどんど同じ大きさになり積分すると</w:t>
      </w:r>
      <w:r w:rsidR="00306018">
        <w:rPr>
          <w:rFonts w:hint="eastAsia"/>
        </w:rPr>
        <w:t>0</w:t>
      </w:r>
      <w:r w:rsidR="00306018">
        <w:rPr>
          <w:rFonts w:hint="eastAsia"/>
        </w:rPr>
        <w:t>になるはずだが、実際には負の方向の谷が大きく表れている。そこで、すべての加速度の平均値を求め、それを全ての加速度から引くという案が出た。</w:t>
      </w:r>
      <w:r w:rsidR="00875911">
        <w:rPr>
          <w:rFonts w:hint="eastAsia"/>
        </w:rPr>
        <w:t>こうすることにより、</w:t>
      </w:r>
      <w:r w:rsidR="001811B0">
        <w:rPr>
          <w:rFonts w:hint="eastAsia"/>
        </w:rPr>
        <w:t>常に加速度にかかっているバイアスを取り除くことが出来、ずれの無い値を導くことが出来ると考えた。</w:t>
      </w:r>
    </w:p>
    <w:p w14:paraId="0E0C2F04" w14:textId="123F0E08" w:rsidR="00875911" w:rsidRDefault="002A0A65" w:rsidP="009C30E9">
      <w:pPr>
        <w:pStyle w:val="a9"/>
        <w:jc w:val="left"/>
        <w:rPr>
          <w:ins w:id="187" w:author="牧野　唯希" w:date="2025-08-01T14:30:00Z" w16du:dateUtc="2025-08-01T05:30:00Z"/>
        </w:rPr>
      </w:pPr>
      <w:r>
        <w:rPr>
          <w:rFonts w:hint="eastAsia"/>
        </w:rPr>
        <w:t>他に</w:t>
      </w:r>
      <w:ins w:id="188" w:author="牧野　唯希" w:date="2025-08-01T14:30:00Z" w16du:dateUtc="2025-08-01T05:30:00Z">
        <w:r w:rsidR="00F17FA4">
          <w:rPr>
            <w:rFonts w:hint="eastAsia"/>
          </w:rPr>
          <w:t>は</w:t>
        </w:r>
      </w:ins>
      <w:r w:rsidR="00306018">
        <w:rPr>
          <w:rFonts w:hint="eastAsia"/>
        </w:rPr>
        <w:t>、</w:t>
      </w:r>
      <w:r w:rsidR="00305E44">
        <w:rPr>
          <w:rFonts w:hint="eastAsia"/>
        </w:rPr>
        <w:t>最後の速度が停止しており</w:t>
      </w:r>
      <w:r w:rsidR="00305E44">
        <w:rPr>
          <w:rFonts w:hint="eastAsia"/>
        </w:rPr>
        <w:t>0</w:t>
      </w:r>
      <w:r w:rsidR="00305E44">
        <w:rPr>
          <w:rFonts w:hint="eastAsia"/>
        </w:rPr>
        <w:t>になるはずが</w:t>
      </w:r>
      <w:r w:rsidR="00F51E12">
        <w:rPr>
          <w:rFonts w:hint="eastAsia"/>
        </w:rPr>
        <w:t>マイナスになっているので、</w:t>
      </w:r>
      <w:r>
        <w:rPr>
          <w:rFonts w:hint="eastAsia"/>
        </w:rPr>
        <w:t>それを</w:t>
      </w:r>
      <w:r>
        <w:rPr>
          <w:rFonts w:hint="eastAsia"/>
        </w:rPr>
        <w:t>0</w:t>
      </w:r>
      <w:r>
        <w:rPr>
          <w:rFonts w:hint="eastAsia"/>
        </w:rPr>
        <w:t>に補正する案が出た。</w:t>
      </w:r>
      <w:ins w:id="189" w:author="牧野　唯希" w:date="2025-07-30T18:52:00Z" w16du:dateUtc="2025-07-30T09:52:00Z">
        <w:r w:rsidR="003326E5">
          <w:rPr>
            <w:rFonts w:hint="eastAsia"/>
          </w:rPr>
          <w:t>この案では、</w:t>
        </w:r>
      </w:ins>
      <w:ins w:id="190" w:author="牧野　唯希" w:date="2025-07-30T18:53:00Z" w16du:dateUtc="2025-07-30T09:53:00Z">
        <w:r w:rsidR="003326E5">
          <w:rPr>
            <w:rFonts w:hint="eastAsia"/>
          </w:rPr>
          <w:t>最終的な速度</w:t>
        </w:r>
        <w:r w:rsidR="00E10DE9">
          <w:rPr>
            <w:rFonts w:hint="eastAsia"/>
          </w:rPr>
          <w:t>がこのスマートフォンにかかっているバイアスになるため、</w:t>
        </w:r>
        <w:r w:rsidR="007656CC">
          <w:rPr>
            <w:rFonts w:hint="eastAsia"/>
          </w:rPr>
          <w:t>それを引くことで取り除くことが出来る</w:t>
        </w:r>
      </w:ins>
      <w:ins w:id="191" w:author="牧野　唯希" w:date="2025-07-30T18:54:00Z" w16du:dateUtc="2025-07-30T09:54:00Z">
        <w:r w:rsidR="007656CC">
          <w:rPr>
            <w:rFonts w:hint="eastAsia"/>
          </w:rPr>
          <w:t>と考えた。しかしながら最初の停止時には</w:t>
        </w:r>
        <w:r w:rsidR="00641C8F">
          <w:rPr>
            <w:rFonts w:hint="eastAsia"/>
          </w:rPr>
          <w:t>その速度は検出されていなかったため、どのタイミングでバイアスが発生したのか考察するのが困難であった。</w:t>
        </w:r>
      </w:ins>
    </w:p>
    <w:p w14:paraId="058FDB66" w14:textId="77777777" w:rsidR="00F17FA4" w:rsidRDefault="00F17FA4" w:rsidP="009C30E9">
      <w:pPr>
        <w:pStyle w:val="a9"/>
        <w:jc w:val="left"/>
        <w:rPr>
          <w:rFonts w:hint="eastAsia"/>
        </w:rPr>
      </w:pPr>
    </w:p>
    <w:p w14:paraId="668017A5" w14:textId="01392753" w:rsidR="00306018" w:rsidRDefault="00875911" w:rsidP="009C30E9">
      <w:pPr>
        <w:pStyle w:val="a9"/>
        <w:jc w:val="left"/>
        <w:rPr>
          <w:rFonts w:hint="eastAsia"/>
        </w:rPr>
      </w:pPr>
      <w:r>
        <w:rPr>
          <w:rFonts w:hint="eastAsia"/>
        </w:rPr>
        <w:t>話し合いの結果、</w:t>
      </w:r>
      <w:ins w:id="192" w:author="牧野　唯希" w:date="2025-08-01T14:30:00Z" w16du:dateUtc="2025-08-01T05:30:00Z">
        <w:r w:rsidR="004B76AA">
          <w:rPr>
            <w:rFonts w:hint="eastAsia"/>
          </w:rPr>
          <w:t>加速度の平均値を得られた加速度から引く補正方法</w:t>
        </w:r>
      </w:ins>
      <w:del w:id="193" w:author="牧野　唯希" w:date="2025-08-01T14:30:00Z" w16du:dateUtc="2025-08-01T05:30:00Z">
        <w:r w:rsidDel="004B76AA">
          <w:rPr>
            <w:rFonts w:hint="eastAsia"/>
          </w:rPr>
          <w:delText>一つ目の案</w:delText>
        </w:r>
      </w:del>
      <w:r w:rsidR="00D83D72">
        <w:rPr>
          <w:rFonts w:hint="eastAsia"/>
        </w:rPr>
        <w:t>で検証することになり、</w:t>
      </w:r>
      <w:ins w:id="194" w:author="牧野　唯希" w:date="2025-08-01T14:30:00Z" w16du:dateUtc="2025-08-01T05:30:00Z">
        <w:r w:rsidR="004B76AA">
          <w:rPr>
            <w:rFonts w:hint="eastAsia"/>
          </w:rPr>
          <w:t>計算を</w:t>
        </w:r>
      </w:ins>
      <w:del w:id="195" w:author="牧野　唯希" w:date="2025-08-01T14:30:00Z" w16du:dateUtc="2025-08-01T05:30:00Z">
        <w:r w:rsidR="00D83D72" w:rsidDel="004B76AA">
          <w:rPr>
            <w:rFonts w:hint="eastAsia"/>
          </w:rPr>
          <w:delText>補正を</w:delText>
        </w:r>
      </w:del>
      <w:r w:rsidR="00D83D72">
        <w:rPr>
          <w:rFonts w:hint="eastAsia"/>
        </w:rPr>
        <w:t>行った。また、前章で述べた通り</w:t>
      </w:r>
      <w:r w:rsidR="00852523">
        <w:rPr>
          <w:rFonts w:hint="eastAsia"/>
        </w:rPr>
        <w:t>b</w:t>
      </w:r>
      <w:r w:rsidR="00852523">
        <w:rPr>
          <w:rFonts w:hint="eastAsia"/>
        </w:rPr>
        <w:t>の値が定まっていなかったため、</w:t>
      </w:r>
      <w:r w:rsidR="00852523">
        <w:rPr>
          <w:rFonts w:hint="eastAsia"/>
        </w:rPr>
        <w:t>b</w:t>
      </w:r>
      <w:r w:rsidR="00852523">
        <w:rPr>
          <w:rFonts w:hint="eastAsia"/>
        </w:rPr>
        <w:t>を</w:t>
      </w:r>
      <w:r w:rsidR="00852523">
        <w:rPr>
          <w:rFonts w:hint="eastAsia"/>
        </w:rPr>
        <w:t>0</w:t>
      </w:r>
      <w:r w:rsidR="00852523">
        <w:rPr>
          <w:rFonts w:hint="eastAsia"/>
        </w:rPr>
        <w:t>から</w:t>
      </w:r>
      <w:r w:rsidR="00852523">
        <w:rPr>
          <w:rFonts w:hint="eastAsia"/>
        </w:rPr>
        <w:t>1</w:t>
      </w:r>
      <w:r w:rsidR="00852523">
        <w:rPr>
          <w:rFonts w:hint="eastAsia"/>
        </w:rPr>
        <w:t>の間で動かしながら検証を行った。その結果、加速度、速度、距離が以下のように得られた。</w:t>
      </w:r>
      <w:r w:rsidR="005A349D">
        <w:rPr>
          <w:rFonts w:hint="eastAsia"/>
        </w:rPr>
        <w:t>ただし、</w:t>
      </w:r>
      <w:r w:rsidR="005A349D">
        <w:rPr>
          <w:rFonts w:hint="eastAsia"/>
        </w:rPr>
        <w:t>b</w:t>
      </w:r>
      <w:r w:rsidR="005A349D">
        <w:rPr>
          <w:rFonts w:hint="eastAsia"/>
        </w:rPr>
        <w:t>による変化は微小なためほとんど重なって見える</w:t>
      </w:r>
      <w:ins w:id="196" w:author="牧野　唯希" w:date="2025-07-30T18:49:00Z" w16du:dateUtc="2025-07-30T09:49:00Z">
        <w:r w:rsidR="00DC3A8B">
          <w:rPr>
            <w:rFonts w:hint="eastAsia"/>
          </w:rPr>
          <w:t>。（</w:t>
        </w:r>
        <w:r w:rsidR="00DC3A8B">
          <w:rPr>
            <w:rFonts w:hint="eastAsia"/>
          </w:rPr>
          <w:t>1</w:t>
        </w:r>
        <w:r w:rsidR="00DC3A8B">
          <w:rPr>
            <w:rFonts w:hint="eastAsia"/>
          </w:rPr>
          <w:t>回目のみ示す。）</w:t>
        </w:r>
      </w:ins>
      <w:del w:id="197" w:author="牧野　唯希" w:date="2025-07-30T18:49:00Z" w16du:dateUtc="2025-07-30T09:49:00Z">
        <w:r w:rsidR="005A349D" w:rsidDel="00DC3A8B">
          <w:rPr>
            <w:rFonts w:hint="eastAsia"/>
          </w:rPr>
          <w:delText>。</w:delText>
        </w:r>
      </w:del>
    </w:p>
    <w:p w14:paraId="57C9882B" w14:textId="600BEC6C" w:rsidR="005A349D" w:rsidRDefault="00F80448" w:rsidP="005A349D">
      <w:pPr>
        <w:pStyle w:val="a9"/>
        <w:keepNext/>
        <w:jc w:val="left"/>
      </w:pPr>
      <w:del w:id="198" w:author="牧野　唯希" w:date="2025-07-30T18:46:00Z" w16du:dateUtc="2025-07-30T09:46:00Z">
        <w:r w:rsidDel="00FA78C8">
          <w:drawing>
            <wp:inline distT="0" distB="0" distL="0" distR="0" wp14:anchorId="1E671094" wp14:editId="6B5DF652">
              <wp:extent cx="4810125" cy="3042285"/>
              <wp:effectExtent l="0" t="0" r="9525" b="5715"/>
              <wp:docPr id="99185051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3042285"/>
                      </a:xfrm>
                      <a:prstGeom prst="rect">
                        <a:avLst/>
                      </a:prstGeom>
                      <a:noFill/>
                      <a:ln>
                        <a:noFill/>
                      </a:ln>
                    </pic:spPr>
                  </pic:pic>
                </a:graphicData>
              </a:graphic>
            </wp:inline>
          </w:drawing>
        </w:r>
      </w:del>
      <w:ins w:id="199" w:author="牧野　唯希" w:date="2025-07-30T18:46:00Z" w16du:dateUtc="2025-07-30T09:46:00Z">
        <w:r w:rsidR="00FA78C8">
          <w:drawing>
            <wp:inline distT="0" distB="0" distL="0" distR="0" wp14:anchorId="614D19B5" wp14:editId="15866636">
              <wp:extent cx="4810125" cy="3042285"/>
              <wp:effectExtent l="0" t="0" r="9525" b="5715"/>
              <wp:docPr id="177061260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0125" cy="3042285"/>
                      </a:xfrm>
                      <a:prstGeom prst="rect">
                        <a:avLst/>
                      </a:prstGeom>
                      <a:noFill/>
                      <a:ln>
                        <a:noFill/>
                      </a:ln>
                    </pic:spPr>
                  </pic:pic>
                </a:graphicData>
              </a:graphic>
            </wp:inline>
          </w:drawing>
        </w:r>
      </w:ins>
    </w:p>
    <w:p w14:paraId="3AFC73B0" w14:textId="194AF42C" w:rsidR="00852523" w:rsidRPr="005A349D" w:rsidRDefault="005A349D" w:rsidP="00180946">
      <w:pPr>
        <w:pStyle w:val="ab"/>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10</w:t>
      </w:r>
      <w:r>
        <w:fldChar w:fldCharType="end"/>
      </w:r>
      <w:r>
        <w:rPr>
          <w:rFonts w:hint="eastAsia"/>
        </w:rPr>
        <w:t>x</w:t>
      </w:r>
      <w:r>
        <w:rPr>
          <w:rFonts w:hint="eastAsia"/>
        </w:rPr>
        <w:t>軸方向の加速度の変化</w:t>
      </w:r>
      <w:r>
        <w:rPr>
          <w:rFonts w:hint="eastAsia"/>
        </w:rPr>
        <w:t>(</w:t>
      </w:r>
      <w:r>
        <w:rPr>
          <w:rFonts w:hint="eastAsia"/>
        </w:rPr>
        <w:t>補正済み</w:t>
      </w:r>
      <w:r>
        <w:rPr>
          <w:rFonts w:hint="eastAsia"/>
        </w:rPr>
        <w:t>)</w:t>
      </w:r>
    </w:p>
    <w:p w14:paraId="21BAB165" w14:textId="77777777" w:rsidR="005A349D" w:rsidRDefault="005A349D" w:rsidP="009C30E9">
      <w:pPr>
        <w:pStyle w:val="a9"/>
        <w:jc w:val="left"/>
      </w:pPr>
    </w:p>
    <w:p w14:paraId="7864E07D" w14:textId="73249A07" w:rsidR="00180946" w:rsidRDefault="0082674A" w:rsidP="00180946">
      <w:pPr>
        <w:pStyle w:val="a9"/>
        <w:keepNext/>
        <w:jc w:val="left"/>
        <w:rPr>
          <w:ins w:id="200" w:author="牧野　唯希" w:date="2025-07-30T18:43:00Z" w16du:dateUtc="2025-07-30T09:43:00Z"/>
        </w:rPr>
        <w:pPrChange w:id="201" w:author="牧野　唯希" w:date="2025-07-30T18:43:00Z" w16du:dateUtc="2025-07-30T09:43:00Z">
          <w:pPr>
            <w:pStyle w:val="a9"/>
            <w:jc w:val="left"/>
          </w:pPr>
        </w:pPrChange>
      </w:pPr>
      <w:ins w:id="202" w:author="牧野　唯希" w:date="2025-07-30T18:46:00Z" w16du:dateUtc="2025-07-30T09:46:00Z">
        <w:r>
          <w:lastRenderedPageBreak/>
          <w:drawing>
            <wp:inline distT="0" distB="0" distL="0" distR="0" wp14:anchorId="6235165B" wp14:editId="13DBD26F">
              <wp:extent cx="4688205" cy="3042285"/>
              <wp:effectExtent l="0" t="0" r="0" b="5715"/>
              <wp:docPr id="753371834"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8205" cy="3042285"/>
                      </a:xfrm>
                      <a:prstGeom prst="rect">
                        <a:avLst/>
                      </a:prstGeom>
                      <a:noFill/>
                      <a:ln>
                        <a:noFill/>
                      </a:ln>
                    </pic:spPr>
                  </pic:pic>
                </a:graphicData>
              </a:graphic>
            </wp:inline>
          </w:drawing>
        </w:r>
      </w:ins>
    </w:p>
    <w:p w14:paraId="510513F8" w14:textId="5345A567" w:rsidR="00180946" w:rsidRDefault="00180946" w:rsidP="00180946">
      <w:pPr>
        <w:pStyle w:val="ab"/>
        <w:jc w:val="center"/>
        <w:rPr>
          <w:ins w:id="203" w:author="牧野　唯希" w:date="2025-07-30T18:43:00Z" w16du:dateUtc="2025-07-30T09:43:00Z"/>
        </w:rPr>
        <w:pPrChange w:id="204" w:author="牧野　唯希" w:date="2025-07-30T18:43:00Z" w16du:dateUtc="2025-07-30T09:43:00Z">
          <w:pPr>
            <w:pStyle w:val="ab"/>
          </w:pPr>
        </w:pPrChange>
      </w:pPr>
      <w:ins w:id="205" w:author="牧野　唯希" w:date="2025-07-30T18:43:00Z" w16du:dateUtc="2025-07-30T09:43: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11</w:t>
      </w:r>
      <w:ins w:id="206" w:author="牧野　唯希" w:date="2025-07-30T18:43:00Z" w16du:dateUtc="2025-07-30T09:43:00Z">
        <w:r>
          <w:fldChar w:fldCharType="end"/>
        </w:r>
        <w:r>
          <w:rPr>
            <w:rFonts w:hint="eastAsia"/>
          </w:rPr>
          <w:t>x</w:t>
        </w:r>
        <w:r>
          <w:rPr>
            <w:rFonts w:hint="eastAsia"/>
          </w:rPr>
          <w:t>軸方向の速度</w:t>
        </w:r>
        <w:r>
          <w:rPr>
            <w:rFonts w:hint="eastAsia"/>
          </w:rPr>
          <w:t>の</w:t>
        </w:r>
        <w:r>
          <w:rPr>
            <w:rFonts w:hint="eastAsia"/>
          </w:rPr>
          <w:t>変化</w:t>
        </w:r>
        <w:r>
          <w:rPr>
            <w:rFonts w:hint="eastAsia"/>
          </w:rPr>
          <w:t>(</w:t>
        </w:r>
        <w:r>
          <w:rPr>
            <w:rFonts w:hint="eastAsia"/>
          </w:rPr>
          <w:t>補正済み</w:t>
        </w:r>
        <w:r>
          <w:rPr>
            <w:rFonts w:hint="eastAsia"/>
          </w:rPr>
          <w:t>)</w:t>
        </w:r>
      </w:ins>
    </w:p>
    <w:p w14:paraId="79C225EA" w14:textId="46E91F5C" w:rsidR="005A349D" w:rsidRDefault="005A349D" w:rsidP="009C30E9">
      <w:pPr>
        <w:pStyle w:val="a9"/>
        <w:jc w:val="left"/>
      </w:pPr>
      <w:del w:id="207" w:author="牧野　唯希" w:date="2025-07-30T18:43:00Z" w16du:dateUtc="2025-07-30T09:43:00Z">
        <w:r w:rsidDel="005A349D">
          <w:drawing>
            <wp:inline distT="0" distB="0" distL="0" distR="0" wp14:anchorId="36FA5D90" wp14:editId="34F7D88D">
              <wp:extent cx="4672961" cy="3032552"/>
              <wp:effectExtent l="0" t="0" r="13970" b="15875"/>
              <wp:docPr id="1916046644" name="グラフ 1">
                <a:extLst xmlns:a="http://schemas.openxmlformats.org/drawingml/2006/main">
                  <a:ext uri="{FF2B5EF4-FFF2-40B4-BE49-F238E27FC236}">
                    <a16:creationId xmlns:a16="http://schemas.microsoft.com/office/drawing/2014/main" id="{461D0BD4-84A5-49E4-A4A9-F628DA8966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del>
    </w:p>
    <w:p w14:paraId="0C09EE5A" w14:textId="3F6F1A89" w:rsidR="00180946" w:rsidRDefault="0082674A" w:rsidP="00180946">
      <w:pPr>
        <w:pStyle w:val="a9"/>
        <w:keepNext/>
        <w:jc w:val="left"/>
        <w:rPr>
          <w:ins w:id="208" w:author="牧野　唯希" w:date="2025-07-30T18:44:00Z" w16du:dateUtc="2025-07-30T09:44:00Z"/>
        </w:rPr>
        <w:pPrChange w:id="209" w:author="牧野　唯希" w:date="2025-07-30T18:44:00Z" w16du:dateUtc="2025-07-30T09:44:00Z">
          <w:pPr>
            <w:pStyle w:val="a9"/>
            <w:jc w:val="left"/>
          </w:pPr>
        </w:pPrChange>
      </w:pPr>
      <w:ins w:id="210" w:author="牧野　唯希" w:date="2025-07-30T18:46:00Z" w16du:dateUtc="2025-07-30T09:46:00Z">
        <w:r>
          <w:drawing>
            <wp:inline distT="0" distB="0" distL="0" distR="0" wp14:anchorId="60116F98" wp14:editId="7F461A62">
              <wp:extent cx="4767580" cy="3035935"/>
              <wp:effectExtent l="0" t="0" r="0" b="0"/>
              <wp:docPr id="181028684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7580" cy="3035935"/>
                      </a:xfrm>
                      <a:prstGeom prst="rect">
                        <a:avLst/>
                      </a:prstGeom>
                      <a:noFill/>
                      <a:ln>
                        <a:noFill/>
                      </a:ln>
                    </pic:spPr>
                  </pic:pic>
                </a:graphicData>
              </a:graphic>
            </wp:inline>
          </w:drawing>
        </w:r>
      </w:ins>
    </w:p>
    <w:p w14:paraId="0532C55B" w14:textId="15877701" w:rsidR="005A349D" w:rsidRDefault="00180946" w:rsidP="00180946">
      <w:pPr>
        <w:pStyle w:val="ab"/>
        <w:jc w:val="center"/>
        <w:pPrChange w:id="211" w:author="牧野　唯希" w:date="2025-07-30T18:44:00Z" w16du:dateUtc="2025-07-30T09:44:00Z">
          <w:pPr>
            <w:pStyle w:val="a9"/>
            <w:jc w:val="left"/>
          </w:pPr>
        </w:pPrChange>
      </w:pPr>
      <w:ins w:id="212" w:author="牧野　唯希" w:date="2025-07-30T18:44:00Z" w16du:dateUtc="2025-07-30T09:44: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12</w:t>
      </w:r>
      <w:ins w:id="213" w:author="牧野　唯希" w:date="2025-07-30T18:44:00Z" w16du:dateUtc="2025-07-30T09:44:00Z">
        <w:r>
          <w:fldChar w:fldCharType="end"/>
        </w:r>
        <w:r>
          <w:rPr>
            <w:rFonts w:hint="eastAsia"/>
          </w:rPr>
          <w:t>x</w:t>
        </w:r>
        <w:r>
          <w:rPr>
            <w:rFonts w:hint="eastAsia"/>
          </w:rPr>
          <w:t>軸方向の距離の変化</w:t>
        </w:r>
        <w:r>
          <w:rPr>
            <w:rFonts w:hint="eastAsia"/>
          </w:rPr>
          <w:t>(</w:t>
        </w:r>
        <w:r>
          <w:rPr>
            <w:rFonts w:hint="eastAsia"/>
          </w:rPr>
          <w:t>補正済み</w:t>
        </w:r>
        <w:r>
          <w:rPr>
            <w:rFonts w:hint="eastAsia"/>
          </w:rPr>
          <w:t>)</w:t>
        </w:r>
      </w:ins>
    </w:p>
    <w:p w14:paraId="67D86389" w14:textId="3F9CA923" w:rsidR="005A349D" w:rsidRDefault="005A349D" w:rsidP="009C30E9">
      <w:pPr>
        <w:pStyle w:val="a9"/>
        <w:jc w:val="left"/>
        <w:rPr>
          <w:ins w:id="214" w:author="牧野　唯希" w:date="2025-07-30T18:44:00Z" w16du:dateUtc="2025-07-30T09:44:00Z"/>
        </w:rPr>
      </w:pPr>
      <w:del w:id="215" w:author="牧野　唯希" w:date="2025-07-30T18:44:00Z" w16du:dateUtc="2025-07-30T09:44:00Z">
        <w:r w:rsidDel="00180946">
          <w:drawing>
            <wp:inline distT="0" distB="0" distL="0" distR="0" wp14:anchorId="653C7193" wp14:editId="00EAB569">
              <wp:extent cx="4753870" cy="3028428"/>
              <wp:effectExtent l="0" t="0" r="8890" b="635"/>
              <wp:docPr id="1555371314" name="グラフ 1">
                <a:extLst xmlns:a="http://schemas.openxmlformats.org/drawingml/2006/main">
                  <a:ext uri="{FF2B5EF4-FFF2-40B4-BE49-F238E27FC236}">
                    <a16:creationId xmlns:a16="http://schemas.microsoft.com/office/drawing/2014/main" id="{9C7A18C2-9869-4F51-A3CB-21155A49C0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del>
    </w:p>
    <w:p w14:paraId="127710F1" w14:textId="5838A19A" w:rsidR="00180946" w:rsidRDefault="00180946" w:rsidP="009C30E9">
      <w:pPr>
        <w:pStyle w:val="a9"/>
        <w:jc w:val="left"/>
        <w:rPr>
          <w:ins w:id="216" w:author="牧野　唯希" w:date="2025-07-30T18:48:00Z" w16du:dateUtc="2025-07-30T09:48:00Z"/>
        </w:rPr>
      </w:pPr>
      <w:ins w:id="217" w:author="牧野　唯希" w:date="2025-07-30T18:44:00Z" w16du:dateUtc="2025-07-30T09:44:00Z">
        <w:r>
          <w:rPr>
            <w:rFonts w:hint="eastAsia"/>
          </w:rPr>
          <w:t>これらの結果と図</w:t>
        </w:r>
        <w:r>
          <w:rPr>
            <w:rFonts w:hint="eastAsia"/>
          </w:rPr>
          <w:t>1</w:t>
        </w:r>
        <w:r>
          <w:rPr>
            <w:rFonts w:hint="eastAsia"/>
          </w:rPr>
          <w:t>から</w:t>
        </w:r>
        <w:r>
          <w:rPr>
            <w:rFonts w:hint="eastAsia"/>
          </w:rPr>
          <w:t>3</w:t>
        </w:r>
        <w:r>
          <w:rPr>
            <w:rFonts w:hint="eastAsia"/>
          </w:rPr>
          <w:t>を比較すると大幅に</w:t>
        </w:r>
      </w:ins>
      <w:ins w:id="218" w:author="牧野　唯希" w:date="2025-07-30T18:45:00Z" w16du:dateUtc="2025-07-30T09:45:00Z">
        <w:r>
          <w:rPr>
            <w:rFonts w:hint="eastAsia"/>
          </w:rPr>
          <w:t>補正がかかっていることが分かる。</w:t>
        </w:r>
        <w:r w:rsidR="004E3831">
          <w:rPr>
            <w:rFonts w:hint="eastAsia"/>
          </w:rPr>
          <w:t>ま</w:t>
        </w:r>
        <w:r w:rsidR="004E3831">
          <w:rPr>
            <w:rFonts w:hint="eastAsia"/>
          </w:rPr>
          <w:lastRenderedPageBreak/>
          <w:t>た、速度が最終的に</w:t>
        </w:r>
        <w:r w:rsidR="004E3831">
          <w:rPr>
            <w:rFonts w:hint="eastAsia"/>
          </w:rPr>
          <w:t>0</w:t>
        </w:r>
        <w:r w:rsidR="004E3831">
          <w:rPr>
            <w:rFonts w:hint="eastAsia"/>
          </w:rPr>
          <w:t>に近い値になっていることや、距離が途中から変化して最終的に</w:t>
        </w:r>
      </w:ins>
      <w:ins w:id="219" w:author="牧野　唯希" w:date="2025-07-30T18:47:00Z" w16du:dateUtc="2025-07-30T09:47:00Z">
        <w:r w:rsidR="0082674A">
          <w:rPr>
            <w:rFonts w:hint="eastAsia"/>
          </w:rPr>
          <w:t>比較的</w:t>
        </w:r>
      </w:ins>
      <w:ins w:id="220" w:author="牧野　唯希" w:date="2025-07-30T18:45:00Z" w16du:dateUtc="2025-07-30T09:45:00Z">
        <w:r w:rsidR="004E3831">
          <w:rPr>
            <w:rFonts w:hint="eastAsia"/>
          </w:rPr>
          <w:t>横ばいになっていることも確認できる。</w:t>
        </w:r>
      </w:ins>
    </w:p>
    <w:p w14:paraId="476D7EC2" w14:textId="77777777" w:rsidR="00C54B8F" w:rsidRDefault="00C54B8F" w:rsidP="009C30E9">
      <w:pPr>
        <w:pStyle w:val="a9"/>
        <w:jc w:val="left"/>
        <w:rPr>
          <w:ins w:id="221" w:author="牧野　唯希" w:date="2025-07-30T18:48:00Z" w16du:dateUtc="2025-07-30T09:48:00Z"/>
        </w:rPr>
      </w:pPr>
    </w:p>
    <w:p w14:paraId="6825678B" w14:textId="3615C30D" w:rsidR="00C54B8F" w:rsidRDefault="00C54B8F" w:rsidP="009C30E9">
      <w:pPr>
        <w:pStyle w:val="a9"/>
        <w:jc w:val="left"/>
        <w:rPr>
          <w:ins w:id="222" w:author="牧野　唯希" w:date="2025-07-30T18:55:00Z" w16du:dateUtc="2025-07-30T09:55:00Z"/>
        </w:rPr>
      </w:pPr>
      <w:ins w:id="223" w:author="牧野　唯希" w:date="2025-07-30T18:48:00Z" w16du:dateUtc="2025-07-30T09:48:00Z">
        <w:r>
          <w:rPr>
            <w:rFonts w:hint="eastAsia"/>
          </w:rPr>
          <w:t>なお計測した結果は表</w:t>
        </w:r>
      </w:ins>
      <w:ins w:id="224" w:author="牧野　唯希" w:date="2025-08-01T14:06:00Z" w16du:dateUtc="2025-08-01T05:06:00Z">
        <w:r w:rsidR="00700AF8">
          <w:rPr>
            <w:rFonts w:hint="eastAsia"/>
          </w:rPr>
          <w:t>2</w:t>
        </w:r>
      </w:ins>
      <w:ins w:id="225" w:author="牧野　唯希" w:date="2025-07-30T18:48:00Z" w16du:dateUtc="2025-07-30T09:48:00Z">
        <w:r>
          <w:rPr>
            <w:rFonts w:hint="eastAsia"/>
          </w:rPr>
          <w:t>で記載した補正後の距離と一致する</w:t>
        </w:r>
      </w:ins>
      <w:ins w:id="226" w:author="牧野　唯希" w:date="2025-07-30T18:55:00Z" w16du:dateUtc="2025-07-30T09:55:00Z">
        <w:r w:rsidR="006125E7">
          <w:rPr>
            <w:rFonts w:hint="eastAsia"/>
          </w:rPr>
          <w:t>が再掲する</w:t>
        </w:r>
      </w:ins>
      <w:ins w:id="227" w:author="牧野　唯希" w:date="2025-07-30T18:48:00Z" w16du:dateUtc="2025-07-30T09:48:00Z">
        <w:r>
          <w:rPr>
            <w:rFonts w:hint="eastAsia"/>
          </w:rPr>
          <w:t>。</w:t>
        </w:r>
      </w:ins>
    </w:p>
    <w:p w14:paraId="2C144136" w14:textId="77777777" w:rsidR="006125E7" w:rsidRDefault="006125E7" w:rsidP="009C30E9">
      <w:pPr>
        <w:pStyle w:val="a9"/>
        <w:jc w:val="left"/>
        <w:rPr>
          <w:ins w:id="228" w:author="牧野　唯希" w:date="2025-07-30T18:55:00Z" w16du:dateUtc="2025-07-30T09:55:00Z"/>
        </w:rPr>
      </w:pPr>
    </w:p>
    <w:p w14:paraId="1E2C2CA9" w14:textId="3A5557BF" w:rsidR="006125E7" w:rsidRPr="006125E7" w:rsidRDefault="006125E7" w:rsidP="006125E7">
      <w:pPr>
        <w:pStyle w:val="ab"/>
        <w:keepNext/>
        <w:jc w:val="center"/>
        <w:rPr>
          <w:ins w:id="229" w:author="牧野　唯希" w:date="2025-07-30T18:56:00Z" w16du:dateUtc="2025-07-30T09:56:00Z"/>
          <w:rFonts w:hint="eastAsia"/>
        </w:rPr>
        <w:pPrChange w:id="230" w:author="牧野　唯希" w:date="2025-07-30T18:56:00Z" w16du:dateUtc="2025-07-30T09:56:00Z">
          <w:pPr/>
        </w:pPrChange>
      </w:pPr>
      <w:ins w:id="231" w:author="牧野　唯希" w:date="2025-07-30T18:56:00Z" w16du:dateUtc="2025-07-30T09:56: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r w:rsidR="007F1E55">
        <w:t>3</w:t>
      </w:r>
      <w:ins w:id="232" w:author="牧野　唯希" w:date="2025-07-30T18:56:00Z" w16du:dateUtc="2025-07-30T09:56:00Z">
        <w:r>
          <w:fldChar w:fldCharType="end"/>
        </w:r>
        <w:r>
          <w:rPr>
            <w:rFonts w:hint="eastAsia"/>
          </w:rPr>
          <w:t>加速度データの距離計算結果</w:t>
        </w:r>
        <w:r>
          <w:rPr>
            <w:rFonts w:hint="eastAsia"/>
          </w:rPr>
          <w:t>(</w:t>
        </w:r>
        <w:r>
          <w:rPr>
            <w:rFonts w:hint="eastAsia"/>
          </w:rPr>
          <w:t>再掲</w:t>
        </w:r>
        <w:r>
          <w:rPr>
            <w:rFonts w:hint="eastAsia"/>
          </w:rPr>
          <w:t>)</w:t>
        </w:r>
      </w:ins>
    </w:p>
    <w:tbl>
      <w:tblPr>
        <w:tblStyle w:val="ac"/>
        <w:tblW w:w="0" w:type="auto"/>
        <w:tblInd w:w="720" w:type="dxa"/>
        <w:tblLook w:val="04A0" w:firstRow="1" w:lastRow="0" w:firstColumn="1" w:lastColumn="0" w:noHBand="0" w:noVBand="1"/>
      </w:tblPr>
      <w:tblGrid>
        <w:gridCol w:w="1968"/>
        <w:gridCol w:w="2111"/>
        <w:gridCol w:w="2062"/>
        <w:gridCol w:w="1967"/>
      </w:tblGrid>
      <w:tr w:rsidR="006125E7" w14:paraId="6D343824" w14:textId="77777777" w:rsidTr="00CE6C18">
        <w:trPr>
          <w:ins w:id="233" w:author="牧野　唯希" w:date="2025-07-30T18:55:00Z" w16du:dateUtc="2025-07-30T09:55:00Z"/>
        </w:trPr>
        <w:tc>
          <w:tcPr>
            <w:tcW w:w="1968" w:type="dxa"/>
          </w:tcPr>
          <w:p w14:paraId="5E333FEE" w14:textId="77777777" w:rsidR="006125E7" w:rsidRDefault="006125E7" w:rsidP="00CE6C18">
            <w:pPr>
              <w:pStyle w:val="a9"/>
              <w:ind w:left="0"/>
              <w:jc w:val="left"/>
              <w:rPr>
                <w:ins w:id="234" w:author="牧野　唯希" w:date="2025-07-30T18:55:00Z" w16du:dateUtc="2025-07-30T09:55:00Z"/>
                <w:rFonts w:hint="eastAsia"/>
              </w:rPr>
            </w:pPr>
            <w:ins w:id="235" w:author="牧野　唯希" w:date="2025-07-30T18:55:00Z" w16du:dateUtc="2025-07-30T09:55:00Z">
              <w:r>
                <w:rPr>
                  <w:rFonts w:hint="eastAsia"/>
                </w:rPr>
                <w:t>n</w:t>
              </w:r>
              <w:r>
                <w:rPr>
                  <w:rFonts w:hint="eastAsia"/>
                </w:rPr>
                <w:t>回目</w:t>
              </w:r>
            </w:ins>
          </w:p>
        </w:tc>
        <w:tc>
          <w:tcPr>
            <w:tcW w:w="2111" w:type="dxa"/>
          </w:tcPr>
          <w:p w14:paraId="6F2884F8" w14:textId="77777777" w:rsidR="006125E7" w:rsidRDefault="006125E7" w:rsidP="00CE6C18">
            <w:pPr>
              <w:pStyle w:val="a9"/>
              <w:ind w:left="0"/>
              <w:jc w:val="left"/>
              <w:rPr>
                <w:ins w:id="236" w:author="牧野　唯希" w:date="2025-07-30T18:55:00Z" w16du:dateUtc="2025-07-30T09:55:00Z"/>
                <w:rFonts w:hint="eastAsia"/>
              </w:rPr>
            </w:pPr>
            <w:ins w:id="237" w:author="牧野　唯希" w:date="2025-07-30T18:55:00Z" w16du:dateUtc="2025-07-30T09:55:00Z">
              <w:r>
                <w:rPr>
                  <w:rFonts w:hint="eastAsia"/>
                </w:rPr>
                <w:t>距離</w:t>
              </w:r>
              <w:r>
                <w:rPr>
                  <w:rFonts w:hint="eastAsia"/>
                </w:rPr>
                <w:t>[m](</w:t>
              </w:r>
              <w:r>
                <w:rPr>
                  <w:rFonts w:hint="eastAsia"/>
                </w:rPr>
                <w:t>補正無し</w:t>
              </w:r>
              <w:r>
                <w:rPr>
                  <w:rFonts w:hint="eastAsia"/>
                </w:rPr>
                <w:t>)</w:t>
              </w:r>
            </w:ins>
          </w:p>
        </w:tc>
        <w:tc>
          <w:tcPr>
            <w:tcW w:w="2062" w:type="dxa"/>
          </w:tcPr>
          <w:p w14:paraId="00821370" w14:textId="77777777" w:rsidR="006125E7" w:rsidRDefault="006125E7" w:rsidP="00CE6C18">
            <w:pPr>
              <w:jc w:val="left"/>
              <w:rPr>
                <w:ins w:id="238" w:author="牧野　唯希" w:date="2025-07-30T18:55:00Z" w16du:dateUtc="2025-07-30T09:55:00Z"/>
                <w:rFonts w:hint="eastAsia"/>
              </w:rPr>
            </w:pPr>
            <w:ins w:id="239" w:author="牧野　唯希" w:date="2025-07-30T18:55:00Z" w16du:dateUtc="2025-07-30T09:55:00Z">
              <w:r>
                <w:rPr>
                  <w:rFonts w:hint="eastAsia"/>
                </w:rPr>
                <w:t>距離</w:t>
              </w:r>
              <w:r>
                <w:rPr>
                  <w:rFonts w:hint="eastAsia"/>
                </w:rPr>
                <w:t>[m]</w:t>
              </w:r>
              <w:r>
                <w:rPr>
                  <w:rFonts w:hint="eastAsia"/>
                </w:rPr>
                <w:t>補正後</w:t>
              </w:r>
            </w:ins>
          </w:p>
        </w:tc>
        <w:tc>
          <w:tcPr>
            <w:tcW w:w="1967" w:type="dxa"/>
          </w:tcPr>
          <w:p w14:paraId="19304E30" w14:textId="77777777" w:rsidR="006125E7" w:rsidRDefault="006125E7" w:rsidP="00CE6C18">
            <w:pPr>
              <w:pStyle w:val="a9"/>
              <w:ind w:left="0"/>
              <w:jc w:val="left"/>
              <w:rPr>
                <w:ins w:id="240" w:author="牧野　唯希" w:date="2025-07-30T18:55:00Z" w16du:dateUtc="2025-07-30T09:55:00Z"/>
                <w:rFonts w:hint="eastAsia"/>
              </w:rPr>
            </w:pPr>
            <w:ins w:id="241" w:author="牧野　唯希" w:date="2025-07-30T18:55:00Z" w16du:dateUtc="2025-07-30T09:55:00Z">
              <w:r>
                <w:rPr>
                  <w:rFonts w:hint="eastAsia"/>
                </w:rPr>
                <w:t>その時の</w:t>
              </w:r>
              <w:r>
                <w:rPr>
                  <w:rFonts w:hint="eastAsia"/>
                </w:rPr>
                <w:t>b</w:t>
              </w:r>
              <w:r>
                <w:rPr>
                  <w:rFonts w:hint="eastAsia"/>
                </w:rPr>
                <w:t>の値</w:t>
              </w:r>
            </w:ins>
          </w:p>
        </w:tc>
      </w:tr>
      <w:tr w:rsidR="00310CB0" w14:paraId="0EA2479F" w14:textId="77777777" w:rsidTr="00CE6C18">
        <w:trPr>
          <w:ins w:id="242" w:author="牧野　唯希" w:date="2025-07-30T18:55:00Z" w16du:dateUtc="2025-07-30T09:55:00Z"/>
        </w:trPr>
        <w:tc>
          <w:tcPr>
            <w:tcW w:w="1968" w:type="dxa"/>
          </w:tcPr>
          <w:p w14:paraId="075AA4F8" w14:textId="77777777" w:rsidR="00310CB0" w:rsidRDefault="00310CB0" w:rsidP="00310CB0">
            <w:pPr>
              <w:pStyle w:val="a9"/>
              <w:ind w:left="0"/>
              <w:jc w:val="left"/>
              <w:rPr>
                <w:ins w:id="243" w:author="牧野　唯希" w:date="2025-07-30T18:55:00Z" w16du:dateUtc="2025-07-30T09:55:00Z"/>
                <w:rFonts w:hint="eastAsia"/>
              </w:rPr>
            </w:pPr>
            <w:ins w:id="244" w:author="牧野　唯希" w:date="2025-07-30T18:55:00Z" w16du:dateUtc="2025-07-30T09:55:00Z">
              <w:r>
                <w:rPr>
                  <w:rFonts w:hint="eastAsia"/>
                </w:rPr>
                <w:t>1</w:t>
              </w:r>
              <w:r>
                <w:rPr>
                  <w:rFonts w:hint="eastAsia"/>
                </w:rPr>
                <w:t>回目</w:t>
              </w:r>
            </w:ins>
          </w:p>
        </w:tc>
        <w:tc>
          <w:tcPr>
            <w:tcW w:w="2111" w:type="dxa"/>
          </w:tcPr>
          <w:p w14:paraId="3B777EE8" w14:textId="5E3BC875" w:rsidR="00310CB0" w:rsidRPr="006464BD" w:rsidRDefault="00310CB0" w:rsidP="00310CB0">
            <w:pPr>
              <w:jc w:val="left"/>
              <w:rPr>
                <w:ins w:id="245" w:author="牧野　唯希" w:date="2025-07-30T18:55:00Z" w16du:dateUtc="2025-07-30T09:55:00Z"/>
                <w:rFonts w:ascii="游ゴシック" w:eastAsia="游ゴシック" w:hAnsi="游ゴシック" w:hint="eastAsia"/>
                <w:noProof w:val="0"/>
                <w:color w:val="000000"/>
                <w:sz w:val="22"/>
              </w:rPr>
            </w:pPr>
            <w:ins w:id="246" w:author="牧野　唯希" w:date="2025-08-01T14:06:00Z" w16du:dateUtc="2025-08-01T05:06:00Z">
              <w:r>
                <w:rPr>
                  <w:rFonts w:ascii="游ゴシック" w:eastAsia="游ゴシック" w:hAnsi="游ゴシック" w:hint="eastAsia"/>
                  <w:color w:val="000000"/>
                  <w:sz w:val="22"/>
                </w:rPr>
                <w:t>-0.44842</w:t>
              </w:r>
            </w:ins>
            <w:ins w:id="247" w:author="牧野　唯希" w:date="2025-08-01T14:09:00Z" w16du:dateUtc="2025-08-01T05:09:00Z">
              <w:r>
                <w:rPr>
                  <w:rFonts w:ascii="游ゴシック" w:eastAsia="游ゴシック" w:hAnsi="游ゴシック" w:hint="eastAsia"/>
                  <w:color w:val="000000"/>
                  <w:sz w:val="22"/>
                </w:rPr>
                <w:t>5</w:t>
              </w:r>
            </w:ins>
          </w:p>
        </w:tc>
        <w:tc>
          <w:tcPr>
            <w:tcW w:w="2062" w:type="dxa"/>
          </w:tcPr>
          <w:p w14:paraId="724C68B0" w14:textId="77777777" w:rsidR="00310CB0" w:rsidRPr="00DD51C1" w:rsidRDefault="00310CB0" w:rsidP="00310CB0">
            <w:pPr>
              <w:jc w:val="left"/>
              <w:rPr>
                <w:ins w:id="248" w:author="牧野　唯希" w:date="2025-07-30T18:55:00Z" w16du:dateUtc="2025-07-30T09:55:00Z"/>
                <w:rFonts w:ascii="游ゴシック" w:eastAsia="游ゴシック" w:hAnsi="游ゴシック" w:hint="eastAsia"/>
                <w:noProof w:val="0"/>
                <w:color w:val="000000"/>
                <w:sz w:val="22"/>
              </w:rPr>
            </w:pPr>
            <w:ins w:id="249" w:author="牧野　唯希" w:date="2025-07-30T18:55:00Z" w16du:dateUtc="2025-07-30T09:55:00Z">
              <w:r>
                <w:rPr>
                  <w:rFonts w:ascii="游ゴシック" w:eastAsia="游ゴシック" w:hAnsi="游ゴシック" w:hint="eastAsia"/>
                  <w:color w:val="000000"/>
                  <w:sz w:val="22"/>
                </w:rPr>
                <w:t>0.866543</w:t>
              </w:r>
            </w:ins>
          </w:p>
        </w:tc>
        <w:tc>
          <w:tcPr>
            <w:tcW w:w="1967" w:type="dxa"/>
          </w:tcPr>
          <w:p w14:paraId="7859230B" w14:textId="77777777" w:rsidR="00310CB0" w:rsidRDefault="00310CB0" w:rsidP="00310CB0">
            <w:pPr>
              <w:pStyle w:val="a9"/>
              <w:ind w:left="0"/>
              <w:jc w:val="left"/>
              <w:rPr>
                <w:ins w:id="250" w:author="牧野　唯希" w:date="2025-07-30T18:55:00Z" w16du:dateUtc="2025-07-30T09:55:00Z"/>
                <w:rFonts w:hint="eastAsia"/>
              </w:rPr>
            </w:pPr>
            <w:ins w:id="251" w:author="牧野　唯希" w:date="2025-07-30T18:55:00Z" w16du:dateUtc="2025-07-30T09:55:00Z">
              <w:r>
                <w:rPr>
                  <w:rFonts w:hint="eastAsia"/>
                </w:rPr>
                <w:t>1</w:t>
              </w:r>
            </w:ins>
          </w:p>
        </w:tc>
      </w:tr>
      <w:tr w:rsidR="00310CB0" w14:paraId="08CFBBD6" w14:textId="77777777" w:rsidTr="00CE6C18">
        <w:trPr>
          <w:ins w:id="252" w:author="牧野　唯希" w:date="2025-07-30T18:55:00Z" w16du:dateUtc="2025-07-30T09:55:00Z"/>
        </w:trPr>
        <w:tc>
          <w:tcPr>
            <w:tcW w:w="1968" w:type="dxa"/>
          </w:tcPr>
          <w:p w14:paraId="02A26486" w14:textId="77777777" w:rsidR="00310CB0" w:rsidRDefault="00310CB0" w:rsidP="00310CB0">
            <w:pPr>
              <w:pStyle w:val="a9"/>
              <w:ind w:left="0"/>
              <w:jc w:val="left"/>
              <w:rPr>
                <w:ins w:id="253" w:author="牧野　唯希" w:date="2025-07-30T18:55:00Z" w16du:dateUtc="2025-07-30T09:55:00Z"/>
                <w:rFonts w:hint="eastAsia"/>
              </w:rPr>
            </w:pPr>
            <w:ins w:id="254" w:author="牧野　唯希" w:date="2025-07-30T18:55:00Z" w16du:dateUtc="2025-07-30T09:55:00Z">
              <w:r>
                <w:rPr>
                  <w:rFonts w:hint="eastAsia"/>
                </w:rPr>
                <w:t>2</w:t>
              </w:r>
              <w:r>
                <w:rPr>
                  <w:rFonts w:hint="eastAsia"/>
                </w:rPr>
                <w:t>回目</w:t>
              </w:r>
            </w:ins>
          </w:p>
        </w:tc>
        <w:tc>
          <w:tcPr>
            <w:tcW w:w="2111" w:type="dxa"/>
          </w:tcPr>
          <w:p w14:paraId="2AF72047" w14:textId="544F69B4" w:rsidR="00310CB0" w:rsidRPr="006464BD" w:rsidRDefault="00310CB0" w:rsidP="00310CB0">
            <w:pPr>
              <w:rPr>
                <w:ins w:id="255" w:author="牧野　唯希" w:date="2025-07-30T18:55:00Z" w16du:dateUtc="2025-07-30T09:55:00Z"/>
                <w:rFonts w:ascii="游ゴシック" w:eastAsia="游ゴシック" w:hAnsi="游ゴシック" w:hint="eastAsia"/>
                <w:noProof w:val="0"/>
                <w:color w:val="000000"/>
                <w:sz w:val="22"/>
              </w:rPr>
            </w:pPr>
            <w:ins w:id="256" w:author="牧野　唯希" w:date="2025-08-01T14:06:00Z" w16du:dateUtc="2025-08-01T05:06:00Z">
              <w:r w:rsidRPr="004E3E2A">
                <w:rPr>
                  <w:rFonts w:ascii="游ゴシック" w:eastAsia="游ゴシック" w:hAnsi="游ゴシック"/>
                  <w:noProof w:val="0"/>
                  <w:color w:val="000000"/>
                  <w:sz w:val="22"/>
                </w:rPr>
                <w:t>-0.23574</w:t>
              </w:r>
            </w:ins>
            <w:ins w:id="257" w:author="牧野　唯希" w:date="2025-08-01T14:10:00Z" w16du:dateUtc="2025-08-01T05:10:00Z">
              <w:r>
                <w:rPr>
                  <w:rFonts w:ascii="游ゴシック" w:eastAsia="游ゴシック" w:hAnsi="游ゴシック" w:hint="eastAsia"/>
                  <w:noProof w:val="0"/>
                  <w:color w:val="000000"/>
                  <w:sz w:val="22"/>
                </w:rPr>
                <w:t>3</w:t>
              </w:r>
            </w:ins>
          </w:p>
        </w:tc>
        <w:tc>
          <w:tcPr>
            <w:tcW w:w="2062" w:type="dxa"/>
          </w:tcPr>
          <w:p w14:paraId="659E1517" w14:textId="77777777" w:rsidR="00310CB0" w:rsidRPr="00973EEC" w:rsidRDefault="00310CB0" w:rsidP="00310CB0">
            <w:pPr>
              <w:jc w:val="left"/>
              <w:rPr>
                <w:ins w:id="258" w:author="牧野　唯希" w:date="2025-07-30T18:55:00Z" w16du:dateUtc="2025-07-30T09:55:00Z"/>
                <w:rFonts w:ascii="游ゴシック" w:eastAsia="游ゴシック" w:hAnsi="游ゴシック" w:hint="eastAsia"/>
                <w:noProof w:val="0"/>
                <w:color w:val="000000"/>
                <w:sz w:val="22"/>
              </w:rPr>
            </w:pPr>
            <w:ins w:id="259" w:author="牧野　唯希" w:date="2025-07-30T18:55:00Z" w16du:dateUtc="2025-07-30T09:55:00Z">
              <w:r>
                <w:rPr>
                  <w:rFonts w:ascii="游ゴシック" w:eastAsia="游ゴシック" w:hAnsi="游ゴシック" w:hint="eastAsia"/>
                  <w:color w:val="000000"/>
                  <w:sz w:val="22"/>
                </w:rPr>
                <w:t>1.020753</w:t>
              </w:r>
            </w:ins>
          </w:p>
        </w:tc>
        <w:tc>
          <w:tcPr>
            <w:tcW w:w="1967" w:type="dxa"/>
          </w:tcPr>
          <w:p w14:paraId="7C9C0744" w14:textId="77777777" w:rsidR="00310CB0" w:rsidRDefault="00310CB0" w:rsidP="00310CB0">
            <w:pPr>
              <w:pStyle w:val="a9"/>
              <w:ind w:left="0"/>
              <w:jc w:val="left"/>
              <w:rPr>
                <w:ins w:id="260" w:author="牧野　唯希" w:date="2025-07-30T18:55:00Z" w16du:dateUtc="2025-07-30T09:55:00Z"/>
                <w:rFonts w:hint="eastAsia"/>
              </w:rPr>
            </w:pPr>
            <w:ins w:id="261" w:author="牧野　唯希" w:date="2025-07-30T18:55:00Z" w16du:dateUtc="2025-07-30T09:55:00Z">
              <w:r>
                <w:rPr>
                  <w:rFonts w:hint="eastAsia"/>
                </w:rPr>
                <w:t>0</w:t>
              </w:r>
            </w:ins>
          </w:p>
        </w:tc>
      </w:tr>
      <w:tr w:rsidR="00310CB0" w14:paraId="7836B69D" w14:textId="77777777" w:rsidTr="00CE6C18">
        <w:trPr>
          <w:ins w:id="262" w:author="牧野　唯希" w:date="2025-07-30T18:55:00Z" w16du:dateUtc="2025-07-30T09:55:00Z"/>
        </w:trPr>
        <w:tc>
          <w:tcPr>
            <w:tcW w:w="1968" w:type="dxa"/>
          </w:tcPr>
          <w:p w14:paraId="2465A53C" w14:textId="77777777" w:rsidR="00310CB0" w:rsidRDefault="00310CB0" w:rsidP="00310CB0">
            <w:pPr>
              <w:pStyle w:val="a9"/>
              <w:ind w:left="0"/>
              <w:jc w:val="left"/>
              <w:rPr>
                <w:ins w:id="263" w:author="牧野　唯希" w:date="2025-07-30T18:55:00Z" w16du:dateUtc="2025-07-30T09:55:00Z"/>
                <w:rFonts w:hint="eastAsia"/>
              </w:rPr>
            </w:pPr>
            <w:ins w:id="264" w:author="牧野　唯希" w:date="2025-07-30T18:55:00Z" w16du:dateUtc="2025-07-30T09:55:00Z">
              <w:r>
                <w:rPr>
                  <w:rFonts w:hint="eastAsia"/>
                </w:rPr>
                <w:t>3</w:t>
              </w:r>
              <w:r>
                <w:rPr>
                  <w:rFonts w:hint="eastAsia"/>
                </w:rPr>
                <w:t>回目</w:t>
              </w:r>
            </w:ins>
          </w:p>
        </w:tc>
        <w:tc>
          <w:tcPr>
            <w:tcW w:w="2111" w:type="dxa"/>
          </w:tcPr>
          <w:p w14:paraId="6A80B3E1" w14:textId="0AF48A29" w:rsidR="00310CB0" w:rsidRPr="004E3E2A" w:rsidRDefault="00310CB0" w:rsidP="00310CB0">
            <w:pPr>
              <w:jc w:val="left"/>
              <w:rPr>
                <w:ins w:id="265" w:author="牧野　唯希" w:date="2025-07-30T18:55:00Z" w16du:dateUtc="2025-07-30T09:55:00Z"/>
                <w:rFonts w:ascii="游ゴシック" w:eastAsia="游ゴシック" w:hAnsi="游ゴシック" w:hint="eastAsia"/>
                <w:noProof w:val="0"/>
                <w:color w:val="000000"/>
                <w:sz w:val="22"/>
              </w:rPr>
            </w:pPr>
            <w:ins w:id="266" w:author="牧野　唯希" w:date="2025-08-01T14:06:00Z" w16du:dateUtc="2025-08-01T05:06:00Z">
              <w:r>
                <w:rPr>
                  <w:rFonts w:ascii="游ゴシック" w:eastAsia="游ゴシック" w:hAnsi="游ゴシック" w:hint="eastAsia"/>
                  <w:color w:val="000000"/>
                  <w:sz w:val="22"/>
                </w:rPr>
                <w:t>-1.16795</w:t>
              </w:r>
            </w:ins>
            <w:ins w:id="267" w:author="牧野　唯希" w:date="2025-08-01T14:10:00Z" w16du:dateUtc="2025-08-01T05:10:00Z">
              <w:r>
                <w:rPr>
                  <w:rFonts w:ascii="游ゴシック" w:eastAsia="游ゴシック" w:hAnsi="游ゴシック" w:hint="eastAsia"/>
                  <w:color w:val="000000"/>
                  <w:sz w:val="22"/>
                </w:rPr>
                <w:t>2</w:t>
              </w:r>
            </w:ins>
          </w:p>
        </w:tc>
        <w:tc>
          <w:tcPr>
            <w:tcW w:w="2062" w:type="dxa"/>
          </w:tcPr>
          <w:p w14:paraId="6681AAB5" w14:textId="77777777" w:rsidR="00310CB0" w:rsidRPr="00095D90" w:rsidRDefault="00310CB0" w:rsidP="00310CB0">
            <w:pPr>
              <w:jc w:val="left"/>
              <w:rPr>
                <w:ins w:id="268" w:author="牧野　唯希" w:date="2025-07-30T18:55:00Z" w16du:dateUtc="2025-07-30T09:55:00Z"/>
                <w:rFonts w:ascii="游ゴシック" w:eastAsia="游ゴシック" w:hAnsi="游ゴシック" w:hint="eastAsia"/>
                <w:noProof w:val="0"/>
                <w:color w:val="000000"/>
                <w:sz w:val="22"/>
              </w:rPr>
            </w:pPr>
            <w:ins w:id="269" w:author="牧野　唯希" w:date="2025-07-30T18:55:00Z" w16du:dateUtc="2025-07-30T09:55:00Z">
              <w:r>
                <w:rPr>
                  <w:rFonts w:ascii="游ゴシック" w:eastAsia="游ゴシック" w:hAnsi="游ゴシック" w:hint="eastAsia"/>
                  <w:color w:val="000000"/>
                  <w:sz w:val="22"/>
                </w:rPr>
                <w:t>1.246209</w:t>
              </w:r>
            </w:ins>
          </w:p>
        </w:tc>
        <w:tc>
          <w:tcPr>
            <w:tcW w:w="1967" w:type="dxa"/>
          </w:tcPr>
          <w:p w14:paraId="177ED825" w14:textId="77777777" w:rsidR="00310CB0" w:rsidRDefault="00310CB0" w:rsidP="00310CB0">
            <w:pPr>
              <w:pStyle w:val="a9"/>
              <w:ind w:left="0"/>
              <w:jc w:val="left"/>
              <w:rPr>
                <w:ins w:id="270" w:author="牧野　唯希" w:date="2025-07-30T18:55:00Z" w16du:dateUtc="2025-07-30T09:55:00Z"/>
                <w:rFonts w:hint="eastAsia"/>
              </w:rPr>
            </w:pPr>
            <w:ins w:id="271" w:author="牧野　唯希" w:date="2025-07-30T18:55:00Z" w16du:dateUtc="2025-07-30T09:55:00Z">
              <w:r>
                <w:rPr>
                  <w:rFonts w:hint="eastAsia"/>
                </w:rPr>
                <w:t>0</w:t>
              </w:r>
            </w:ins>
          </w:p>
        </w:tc>
      </w:tr>
      <w:tr w:rsidR="00310CB0" w14:paraId="3A173516" w14:textId="77777777" w:rsidTr="00CE6C18">
        <w:trPr>
          <w:ins w:id="272" w:author="牧野　唯希" w:date="2025-07-30T18:55:00Z" w16du:dateUtc="2025-07-30T09:55:00Z"/>
        </w:trPr>
        <w:tc>
          <w:tcPr>
            <w:tcW w:w="1968" w:type="dxa"/>
          </w:tcPr>
          <w:p w14:paraId="6608A78F" w14:textId="77777777" w:rsidR="00310CB0" w:rsidRDefault="00310CB0" w:rsidP="00310CB0">
            <w:pPr>
              <w:pStyle w:val="a9"/>
              <w:ind w:left="0"/>
              <w:jc w:val="left"/>
              <w:rPr>
                <w:ins w:id="273" w:author="牧野　唯希" w:date="2025-07-30T18:55:00Z" w16du:dateUtc="2025-07-30T09:55:00Z"/>
                <w:rFonts w:hint="eastAsia"/>
              </w:rPr>
            </w:pPr>
            <w:ins w:id="274" w:author="牧野　唯希" w:date="2025-07-30T18:55:00Z" w16du:dateUtc="2025-07-30T09:55:00Z">
              <w:r>
                <w:rPr>
                  <w:rFonts w:hint="eastAsia"/>
                </w:rPr>
                <w:t>4</w:t>
              </w:r>
              <w:r>
                <w:rPr>
                  <w:rFonts w:hint="eastAsia"/>
                </w:rPr>
                <w:t>回目</w:t>
              </w:r>
            </w:ins>
          </w:p>
        </w:tc>
        <w:tc>
          <w:tcPr>
            <w:tcW w:w="2111" w:type="dxa"/>
          </w:tcPr>
          <w:p w14:paraId="751102F8" w14:textId="59D13E8F" w:rsidR="00310CB0" w:rsidRPr="00167F89" w:rsidRDefault="00310CB0" w:rsidP="00310CB0">
            <w:pPr>
              <w:jc w:val="left"/>
              <w:rPr>
                <w:ins w:id="275" w:author="牧野　唯希" w:date="2025-07-30T18:55:00Z" w16du:dateUtc="2025-07-30T09:55:00Z"/>
                <w:rFonts w:ascii="游ゴシック" w:eastAsia="游ゴシック" w:hAnsi="游ゴシック" w:hint="eastAsia"/>
                <w:noProof w:val="0"/>
                <w:color w:val="000000"/>
                <w:sz w:val="22"/>
              </w:rPr>
            </w:pPr>
            <w:ins w:id="276" w:author="牧野　唯希" w:date="2025-08-01T14:06:00Z" w16du:dateUtc="2025-08-01T05:06:00Z">
              <w:r>
                <w:rPr>
                  <w:rFonts w:ascii="游ゴシック" w:eastAsia="游ゴシック" w:hAnsi="游ゴシック" w:hint="eastAsia"/>
                  <w:color w:val="000000"/>
                  <w:sz w:val="22"/>
                </w:rPr>
                <w:t>-1.54572</w:t>
              </w:r>
            </w:ins>
            <w:ins w:id="277" w:author="牧野　唯希" w:date="2025-08-01T14:10:00Z" w16du:dateUtc="2025-08-01T05:10:00Z">
              <w:r>
                <w:rPr>
                  <w:rFonts w:ascii="游ゴシック" w:eastAsia="游ゴシック" w:hAnsi="游ゴシック" w:hint="eastAsia"/>
                  <w:color w:val="000000"/>
                  <w:sz w:val="22"/>
                </w:rPr>
                <w:t>8</w:t>
              </w:r>
            </w:ins>
          </w:p>
        </w:tc>
        <w:tc>
          <w:tcPr>
            <w:tcW w:w="2062" w:type="dxa"/>
          </w:tcPr>
          <w:p w14:paraId="28ABE51F" w14:textId="77777777" w:rsidR="00310CB0" w:rsidRPr="00095D90" w:rsidRDefault="00310CB0" w:rsidP="00310CB0">
            <w:pPr>
              <w:jc w:val="left"/>
              <w:rPr>
                <w:ins w:id="278" w:author="牧野　唯希" w:date="2025-07-30T18:55:00Z" w16du:dateUtc="2025-07-30T09:55:00Z"/>
                <w:rFonts w:ascii="游ゴシック" w:eastAsia="游ゴシック" w:hAnsi="游ゴシック" w:hint="eastAsia"/>
                <w:noProof w:val="0"/>
                <w:color w:val="000000"/>
                <w:sz w:val="22"/>
              </w:rPr>
            </w:pPr>
            <w:ins w:id="279" w:author="牧野　唯希" w:date="2025-07-30T18:55:00Z" w16du:dateUtc="2025-07-30T09:55:00Z">
              <w:r>
                <w:rPr>
                  <w:rFonts w:ascii="游ゴシック" w:eastAsia="游ゴシック" w:hAnsi="游ゴシック" w:hint="eastAsia"/>
                  <w:color w:val="000000"/>
                  <w:sz w:val="22"/>
                </w:rPr>
                <w:t>1.373746</w:t>
              </w:r>
            </w:ins>
          </w:p>
        </w:tc>
        <w:tc>
          <w:tcPr>
            <w:tcW w:w="1967" w:type="dxa"/>
          </w:tcPr>
          <w:p w14:paraId="6581A802" w14:textId="77777777" w:rsidR="00310CB0" w:rsidRDefault="00310CB0" w:rsidP="00310CB0">
            <w:pPr>
              <w:pStyle w:val="a9"/>
              <w:ind w:left="0"/>
              <w:jc w:val="left"/>
              <w:rPr>
                <w:ins w:id="280" w:author="牧野　唯希" w:date="2025-07-30T18:55:00Z" w16du:dateUtc="2025-07-30T09:55:00Z"/>
                <w:rFonts w:hint="eastAsia"/>
              </w:rPr>
            </w:pPr>
            <w:ins w:id="281" w:author="牧野　唯希" w:date="2025-07-30T18:55:00Z" w16du:dateUtc="2025-07-30T09:55:00Z">
              <w:r>
                <w:rPr>
                  <w:rFonts w:hint="eastAsia"/>
                </w:rPr>
                <w:t>0</w:t>
              </w:r>
            </w:ins>
          </w:p>
        </w:tc>
      </w:tr>
      <w:tr w:rsidR="00310CB0" w14:paraId="3D534A1B" w14:textId="77777777" w:rsidTr="00CE6C18">
        <w:trPr>
          <w:trHeight w:val="77"/>
          <w:ins w:id="282" w:author="牧野　唯希" w:date="2025-07-30T18:55:00Z" w16du:dateUtc="2025-07-30T09:55:00Z"/>
        </w:trPr>
        <w:tc>
          <w:tcPr>
            <w:tcW w:w="1968" w:type="dxa"/>
          </w:tcPr>
          <w:p w14:paraId="275C5719" w14:textId="77777777" w:rsidR="00310CB0" w:rsidRDefault="00310CB0" w:rsidP="00310CB0">
            <w:pPr>
              <w:pStyle w:val="a9"/>
              <w:ind w:left="0"/>
              <w:jc w:val="left"/>
              <w:rPr>
                <w:ins w:id="283" w:author="牧野　唯希" w:date="2025-07-30T18:55:00Z" w16du:dateUtc="2025-07-30T09:55:00Z"/>
                <w:rFonts w:hint="eastAsia"/>
              </w:rPr>
            </w:pPr>
            <w:ins w:id="284" w:author="牧野　唯希" w:date="2025-07-30T18:55:00Z" w16du:dateUtc="2025-07-30T09:55:00Z">
              <w:r>
                <w:rPr>
                  <w:rFonts w:hint="eastAsia"/>
                </w:rPr>
                <w:t>5</w:t>
              </w:r>
              <w:r>
                <w:rPr>
                  <w:rFonts w:hint="eastAsia"/>
                </w:rPr>
                <w:t>回目</w:t>
              </w:r>
            </w:ins>
          </w:p>
        </w:tc>
        <w:tc>
          <w:tcPr>
            <w:tcW w:w="2111" w:type="dxa"/>
          </w:tcPr>
          <w:p w14:paraId="1C862636" w14:textId="4F8ECC2D" w:rsidR="00310CB0" w:rsidRPr="00167F89" w:rsidRDefault="00310CB0" w:rsidP="00310CB0">
            <w:pPr>
              <w:jc w:val="left"/>
              <w:rPr>
                <w:ins w:id="285" w:author="牧野　唯希" w:date="2025-07-30T18:55:00Z" w16du:dateUtc="2025-07-30T09:55:00Z"/>
                <w:rFonts w:ascii="游ゴシック" w:eastAsia="游ゴシック" w:hAnsi="游ゴシック" w:hint="eastAsia"/>
                <w:noProof w:val="0"/>
                <w:color w:val="000000"/>
                <w:sz w:val="22"/>
              </w:rPr>
            </w:pPr>
            <w:ins w:id="286" w:author="牧野　唯希" w:date="2025-08-01T14:06:00Z" w16du:dateUtc="2025-08-01T05:06:00Z">
              <w:r>
                <w:rPr>
                  <w:rFonts w:ascii="游ゴシック" w:eastAsia="游ゴシック" w:hAnsi="游ゴシック" w:hint="eastAsia"/>
                  <w:color w:val="000000"/>
                  <w:sz w:val="22"/>
                </w:rPr>
                <w:t>-0.5788</w:t>
              </w:r>
            </w:ins>
            <w:ins w:id="287" w:author="牧野　唯希" w:date="2025-08-01T14:10:00Z" w16du:dateUtc="2025-08-01T05:10:00Z">
              <w:r>
                <w:rPr>
                  <w:rFonts w:ascii="游ゴシック" w:eastAsia="游ゴシック" w:hAnsi="游ゴシック" w:hint="eastAsia"/>
                  <w:color w:val="000000"/>
                  <w:sz w:val="22"/>
                </w:rPr>
                <w:t>90</w:t>
              </w:r>
            </w:ins>
          </w:p>
        </w:tc>
        <w:tc>
          <w:tcPr>
            <w:tcW w:w="2062" w:type="dxa"/>
          </w:tcPr>
          <w:p w14:paraId="6174AE12" w14:textId="77777777" w:rsidR="00310CB0" w:rsidRPr="003D12EF" w:rsidRDefault="00310CB0" w:rsidP="00310CB0">
            <w:pPr>
              <w:jc w:val="left"/>
              <w:rPr>
                <w:ins w:id="288" w:author="牧野　唯希" w:date="2025-07-30T18:55:00Z" w16du:dateUtc="2025-07-30T09:55:00Z"/>
                <w:rFonts w:ascii="游ゴシック" w:eastAsia="游ゴシック" w:hAnsi="游ゴシック" w:hint="eastAsia"/>
                <w:noProof w:val="0"/>
                <w:color w:val="000000"/>
                <w:sz w:val="22"/>
              </w:rPr>
            </w:pPr>
            <w:ins w:id="289" w:author="牧野　唯希" w:date="2025-07-30T18:55:00Z" w16du:dateUtc="2025-07-30T09:55:00Z">
              <w:r>
                <w:rPr>
                  <w:rFonts w:ascii="游ゴシック" w:eastAsia="游ゴシック" w:hAnsi="游ゴシック" w:hint="eastAsia"/>
                  <w:color w:val="000000"/>
                  <w:sz w:val="22"/>
                </w:rPr>
                <w:t>1.137123</w:t>
              </w:r>
            </w:ins>
          </w:p>
        </w:tc>
        <w:tc>
          <w:tcPr>
            <w:tcW w:w="1967" w:type="dxa"/>
          </w:tcPr>
          <w:p w14:paraId="5446DB2E" w14:textId="77777777" w:rsidR="00310CB0" w:rsidRDefault="00310CB0" w:rsidP="00310CB0">
            <w:pPr>
              <w:pStyle w:val="a9"/>
              <w:ind w:left="0"/>
              <w:jc w:val="left"/>
              <w:rPr>
                <w:ins w:id="290" w:author="牧野　唯希" w:date="2025-07-30T18:55:00Z" w16du:dateUtc="2025-07-30T09:55:00Z"/>
                <w:rFonts w:hint="eastAsia"/>
              </w:rPr>
            </w:pPr>
            <w:ins w:id="291" w:author="牧野　唯希" w:date="2025-07-30T18:55:00Z" w16du:dateUtc="2025-07-30T09:55:00Z">
              <w:r>
                <w:rPr>
                  <w:rFonts w:hint="eastAsia"/>
                </w:rPr>
                <w:t>0</w:t>
              </w:r>
            </w:ins>
          </w:p>
        </w:tc>
      </w:tr>
    </w:tbl>
    <w:p w14:paraId="393FD5C1" w14:textId="77777777" w:rsidR="006125E7" w:rsidRPr="006125E7" w:rsidRDefault="006125E7" w:rsidP="009C30E9">
      <w:pPr>
        <w:pStyle w:val="a9"/>
        <w:jc w:val="left"/>
        <w:rPr>
          <w:ins w:id="292" w:author="牧野　唯希" w:date="2025-07-30T18:48:00Z" w16du:dateUtc="2025-07-30T09:48:00Z"/>
          <w:rFonts w:hint="eastAsia"/>
        </w:rPr>
      </w:pPr>
    </w:p>
    <w:p w14:paraId="4E5F05AF" w14:textId="415732A7" w:rsidR="00DC3A8B" w:rsidRPr="00F80448" w:rsidRDefault="00DC3A8B" w:rsidP="009C30E9">
      <w:pPr>
        <w:pStyle w:val="a9"/>
        <w:jc w:val="left"/>
        <w:rPr>
          <w:rFonts w:hint="eastAsia"/>
        </w:rPr>
      </w:pPr>
      <w:ins w:id="293" w:author="牧野　唯希" w:date="2025-07-30T18:50:00Z" w16du:dateUtc="2025-07-30T09:50:00Z">
        <w:r>
          <w:rPr>
            <w:rFonts w:hint="eastAsia"/>
          </w:rPr>
          <w:t>補正したのにも</w:t>
        </w:r>
      </w:ins>
      <w:ins w:id="294" w:author="牧野　唯希" w:date="2025-08-01T14:31:00Z" w16du:dateUtc="2025-08-01T05:31:00Z">
        <w:r w:rsidR="004B76AA">
          <w:rPr>
            <w:rFonts w:hint="eastAsia"/>
          </w:rPr>
          <w:t>関わらず、</w:t>
        </w:r>
      </w:ins>
      <w:ins w:id="295" w:author="牧野　唯希" w:date="2025-07-30T18:50:00Z" w16du:dateUtc="2025-07-30T09:50:00Z">
        <w:r>
          <w:rPr>
            <w:rFonts w:hint="eastAsia"/>
          </w:rPr>
          <w:t>1</w:t>
        </w:r>
        <w:r w:rsidR="00793F8B">
          <w:rPr>
            <w:rFonts w:hint="eastAsia"/>
          </w:rPr>
          <w:t>m</w:t>
        </w:r>
        <w:r w:rsidR="00793F8B">
          <w:rPr>
            <w:rFonts w:hint="eastAsia"/>
          </w:rPr>
          <w:t>から</w:t>
        </w:r>
      </w:ins>
      <w:ins w:id="296" w:author="牧野　唯希" w:date="2025-08-01T14:31:00Z" w16du:dateUtc="2025-08-01T05:31:00Z">
        <w:r w:rsidR="004B76AA">
          <w:rPr>
            <w:rFonts w:hint="eastAsia"/>
          </w:rPr>
          <w:t>誤差が生じた</w:t>
        </w:r>
      </w:ins>
      <w:ins w:id="297" w:author="牧野　唯希" w:date="2025-07-30T18:50:00Z" w16du:dateUtc="2025-07-30T09:50:00Z">
        <w:r w:rsidR="00793F8B">
          <w:rPr>
            <w:rFonts w:hint="eastAsia"/>
          </w:rPr>
          <w:t>要因については、スマートフォンを手で持っていたため震えてしまい誤差が生じたことや、</w:t>
        </w:r>
        <w:r w:rsidR="002B09FE">
          <w:rPr>
            <w:rFonts w:hint="eastAsia"/>
          </w:rPr>
          <w:t>しっかりと</w:t>
        </w:r>
        <w:r w:rsidR="002B09FE">
          <w:rPr>
            <w:rFonts w:hint="eastAsia"/>
          </w:rPr>
          <w:t>1</w:t>
        </w:r>
        <w:r w:rsidR="002B09FE">
          <w:rPr>
            <w:rFonts w:hint="eastAsia"/>
          </w:rPr>
          <w:t>ｍで止まれていなかったことが考えられる</w:t>
        </w:r>
      </w:ins>
      <w:ins w:id="298" w:author="牧野　唯希" w:date="2025-07-30T18:51:00Z" w16du:dateUtc="2025-07-30T09:51:00Z">
        <w:r w:rsidR="002B09FE">
          <w:rPr>
            <w:rFonts w:hint="eastAsia"/>
          </w:rPr>
          <w:t>。例えば図</w:t>
        </w:r>
        <w:r w:rsidR="002B09FE">
          <w:rPr>
            <w:rFonts w:hint="eastAsia"/>
          </w:rPr>
          <w:t>12</w:t>
        </w:r>
        <w:r w:rsidR="002B09FE">
          <w:rPr>
            <w:rFonts w:hint="eastAsia"/>
          </w:rPr>
          <w:t>で示した例だと、</w:t>
        </w:r>
      </w:ins>
      <w:ins w:id="299" w:author="牧野　唯希" w:date="2025-07-30T18:57:00Z" w16du:dateUtc="2025-07-30T09:57:00Z">
        <w:r w:rsidR="0055576E">
          <w:rPr>
            <w:rFonts w:hint="eastAsia"/>
          </w:rPr>
          <w:t>1</w:t>
        </w:r>
        <w:r w:rsidR="0055576E">
          <w:rPr>
            <w:rFonts w:hint="eastAsia"/>
          </w:rPr>
          <w:t>回目は</w:t>
        </w:r>
      </w:ins>
      <w:ins w:id="300" w:author="牧野　唯希" w:date="2025-07-30T18:51:00Z" w16du:dateUtc="2025-07-30T09:51:00Z">
        <w:r w:rsidR="002B09FE">
          <w:rPr>
            <w:rFonts w:hint="eastAsia"/>
          </w:rPr>
          <w:t>瞬間的に</w:t>
        </w:r>
        <w:r w:rsidR="002B09FE">
          <w:rPr>
            <w:rFonts w:hint="eastAsia"/>
          </w:rPr>
          <w:t>1m</w:t>
        </w:r>
        <w:r w:rsidR="002B09FE">
          <w:rPr>
            <w:rFonts w:hint="eastAsia"/>
          </w:rPr>
          <w:t>に達したものの</w:t>
        </w:r>
        <w:r w:rsidR="00B24EA7">
          <w:rPr>
            <w:rFonts w:hint="eastAsia"/>
          </w:rPr>
          <w:t>素早く</w:t>
        </w:r>
      </w:ins>
      <w:ins w:id="301" w:author="牧野　唯希" w:date="2025-07-31T11:35:00Z" w16du:dateUtc="2025-07-31T02:35:00Z">
        <w:r w:rsidR="00611B5D">
          <w:rPr>
            <w:rFonts w:hint="eastAsia"/>
          </w:rPr>
          <w:t>止まろう</w:t>
        </w:r>
      </w:ins>
      <w:ins w:id="302" w:author="牧野　唯希" w:date="2025-07-30T18:51:00Z" w16du:dateUtc="2025-07-30T09:51:00Z">
        <w:r w:rsidR="00B24EA7">
          <w:rPr>
            <w:rFonts w:hint="eastAsia"/>
          </w:rPr>
          <w:t>としたために負の加速度を</w:t>
        </w:r>
      </w:ins>
      <w:ins w:id="303" w:author="牧野　唯希" w:date="2025-07-30T18:52:00Z" w16du:dateUtc="2025-07-30T09:52:00Z">
        <w:r w:rsidR="00B24EA7">
          <w:rPr>
            <w:rFonts w:hint="eastAsia"/>
          </w:rPr>
          <w:t>与えすぎてしまい、少し</w:t>
        </w:r>
        <w:r w:rsidR="00B24EA7">
          <w:rPr>
            <w:rFonts w:hint="eastAsia"/>
          </w:rPr>
          <w:t>1</w:t>
        </w:r>
        <w:r w:rsidR="00B24EA7">
          <w:rPr>
            <w:rFonts w:hint="eastAsia"/>
          </w:rPr>
          <w:t>ｍに達していなかったなどという事態が考えられる。</w:t>
        </w:r>
      </w:ins>
      <w:ins w:id="304" w:author="牧野　唯希" w:date="2025-07-30T18:56:00Z" w16du:dateUtc="2025-07-30T09:56:00Z">
        <w:r w:rsidR="0055576E">
          <w:rPr>
            <w:rFonts w:hint="eastAsia"/>
          </w:rPr>
          <w:t>逆に</w:t>
        </w:r>
        <w:r w:rsidR="0055576E">
          <w:rPr>
            <w:rFonts w:hint="eastAsia"/>
          </w:rPr>
          <w:t>2</w:t>
        </w:r>
        <w:r w:rsidR="0055576E">
          <w:rPr>
            <w:rFonts w:hint="eastAsia"/>
          </w:rPr>
          <w:t>回目</w:t>
        </w:r>
      </w:ins>
      <w:ins w:id="305" w:author="牧野　唯希" w:date="2025-07-30T18:57:00Z" w16du:dateUtc="2025-07-30T09:57:00Z">
        <w:r w:rsidR="0055576E">
          <w:rPr>
            <w:rFonts w:hint="eastAsia"/>
          </w:rPr>
          <w:t>だとほとんど誤差がないためきっちりと止まれていたと考えられる。</w:t>
        </w:r>
      </w:ins>
      <w:ins w:id="306" w:author="牧野　唯希" w:date="2025-08-01T14:31:00Z" w16du:dateUtc="2025-08-01T05:31:00Z">
        <w:r w:rsidR="004B76AA">
          <w:rPr>
            <w:rFonts w:hint="eastAsia"/>
          </w:rPr>
          <w:t>また、</w:t>
        </w:r>
      </w:ins>
      <w:ins w:id="307" w:author="牧野　唯希" w:date="2025-08-01T14:32:00Z" w16du:dateUtc="2025-08-01T05:32:00Z">
        <w:r w:rsidR="00654836">
          <w:rPr>
            <w:rFonts w:hint="eastAsia"/>
          </w:rPr>
          <w:t>加速度の平均値を用い</w:t>
        </w:r>
      </w:ins>
      <w:ins w:id="308" w:author="牧野　唯希" w:date="2025-08-01T14:33:00Z" w16du:dateUtc="2025-08-01T05:33:00Z">
        <w:r w:rsidR="00930F2E">
          <w:rPr>
            <w:rFonts w:hint="eastAsia"/>
          </w:rPr>
          <w:t>るうえで</w:t>
        </w:r>
      </w:ins>
      <w:ins w:id="309" w:author="牧野　唯希" w:date="2025-08-01T14:32:00Z" w16du:dateUtc="2025-08-01T05:32:00Z">
        <w:r w:rsidR="00654836">
          <w:rPr>
            <w:rFonts w:hint="eastAsia"/>
          </w:rPr>
          <w:t>、最初</w:t>
        </w:r>
      </w:ins>
      <w:ins w:id="310" w:author="牧野　唯希" w:date="2025-08-01T14:33:00Z" w16du:dateUtc="2025-08-01T05:33:00Z">
        <w:r w:rsidR="00930F2E">
          <w:rPr>
            <w:rFonts w:hint="eastAsia"/>
          </w:rPr>
          <w:t>や最後</w:t>
        </w:r>
      </w:ins>
      <w:ins w:id="311" w:author="牧野　唯希" w:date="2025-08-01T14:32:00Z" w16du:dateUtc="2025-08-01T05:32:00Z">
        <w:r w:rsidR="00654836">
          <w:rPr>
            <w:rFonts w:hint="eastAsia"/>
          </w:rPr>
          <w:t>の停止時間なども</w:t>
        </w:r>
        <w:r w:rsidR="004210EB">
          <w:rPr>
            <w:rFonts w:hint="eastAsia"/>
          </w:rPr>
          <w:t>平均値に含めたため、正しい</w:t>
        </w:r>
      </w:ins>
      <w:ins w:id="312" w:author="牧野　唯希" w:date="2025-08-01T14:33:00Z" w16du:dateUtc="2025-08-01T05:33:00Z">
        <w:r w:rsidR="004210EB">
          <w:rPr>
            <w:rFonts w:hint="eastAsia"/>
          </w:rPr>
          <w:t>バイアスを得ることが出来なかったと考え</w:t>
        </w:r>
        <w:r w:rsidR="00930F2E">
          <w:rPr>
            <w:rFonts w:hint="eastAsia"/>
          </w:rPr>
          <w:t>た</w:t>
        </w:r>
        <w:r w:rsidR="004210EB">
          <w:rPr>
            <w:rFonts w:hint="eastAsia"/>
          </w:rPr>
          <w:t>。</w:t>
        </w:r>
        <w:r w:rsidR="00407470">
          <w:rPr>
            <w:rFonts w:hint="eastAsia"/>
          </w:rPr>
          <w:t>そのため、移動をしている時間のみを</w:t>
        </w:r>
      </w:ins>
      <w:ins w:id="313" w:author="牧野　唯希" w:date="2025-08-01T14:34:00Z" w16du:dateUtc="2025-08-01T05:34:00Z">
        <w:r w:rsidR="00407470">
          <w:rPr>
            <w:rFonts w:hint="eastAsia"/>
          </w:rPr>
          <w:t>平均値の計算対象にしたり、積分</w:t>
        </w:r>
        <w:r w:rsidR="00D94664">
          <w:rPr>
            <w:rFonts w:hint="eastAsia"/>
          </w:rPr>
          <w:t>値が</w:t>
        </w:r>
        <w:r w:rsidR="00D94664">
          <w:rPr>
            <w:rFonts w:hint="eastAsia"/>
          </w:rPr>
          <w:t>0</w:t>
        </w:r>
        <w:r w:rsidR="00D94664">
          <w:rPr>
            <w:rFonts w:hint="eastAsia"/>
          </w:rPr>
          <w:t>になるように計算するとより良い結果が得られそうだと感じた。</w:t>
        </w:r>
      </w:ins>
    </w:p>
    <w:p w14:paraId="76BC4926" w14:textId="77777777" w:rsidR="002B4F90" w:rsidRPr="00875911" w:rsidRDefault="002B4F90" w:rsidP="002B4F90">
      <w:pPr>
        <w:pStyle w:val="a9"/>
        <w:jc w:val="left"/>
        <w:rPr>
          <w:rFonts w:hint="eastAsia"/>
        </w:rPr>
      </w:pPr>
    </w:p>
    <w:p w14:paraId="693C8366" w14:textId="5846DFF8" w:rsidR="00525CB2" w:rsidRDefault="006443B6" w:rsidP="00661DA4">
      <w:pPr>
        <w:pStyle w:val="a9"/>
        <w:numPr>
          <w:ilvl w:val="1"/>
          <w:numId w:val="3"/>
        </w:numPr>
        <w:jc w:val="left"/>
      </w:pPr>
      <w:r>
        <w:rPr>
          <w:rFonts w:hint="eastAsia"/>
        </w:rPr>
        <w:t>課題</w:t>
      </w:r>
      <w:r>
        <w:rPr>
          <w:rFonts w:hint="eastAsia"/>
        </w:rPr>
        <w:t>3</w:t>
      </w:r>
    </w:p>
    <w:p w14:paraId="6F012EDE" w14:textId="125248B8" w:rsidR="00661DA4" w:rsidRDefault="00E472A2" w:rsidP="00661DA4">
      <w:pPr>
        <w:pStyle w:val="a9"/>
        <w:jc w:val="left"/>
        <w:rPr>
          <w:ins w:id="314" w:author="牧野　唯希" w:date="2025-08-01T14:46:00Z" w16du:dateUtc="2025-08-01T05:46:00Z"/>
        </w:rPr>
      </w:pPr>
      <w:ins w:id="315" w:author="牧野　唯希" w:date="2025-08-01T14:43:00Z" w16du:dateUtc="2025-08-01T05:43:00Z">
        <w:r>
          <w:rPr>
            <w:rFonts w:hint="eastAsia"/>
          </w:rPr>
          <w:t>実験方法で述べたように</w:t>
        </w:r>
        <w:r>
          <w:rPr>
            <w:rFonts w:hint="eastAsia"/>
          </w:rPr>
          <w:t>5</w:t>
        </w:r>
        <w:r>
          <w:rPr>
            <w:rFonts w:hint="eastAsia"/>
          </w:rPr>
          <w:t>回</w:t>
        </w:r>
        <w:r w:rsidR="00972FD7">
          <w:rPr>
            <w:rFonts w:hint="eastAsia"/>
          </w:rPr>
          <w:t>加速度センサーを反応させ得られた結果から距離を求めた。</w:t>
        </w:r>
      </w:ins>
      <w:ins w:id="316" w:author="牧野　唯希" w:date="2025-08-01T14:44:00Z" w16du:dateUtc="2025-08-01T05:44:00Z">
        <w:r w:rsidR="00972FD7">
          <w:rPr>
            <w:rFonts w:hint="eastAsia"/>
          </w:rPr>
          <w:t>課題</w:t>
        </w:r>
        <w:r w:rsidR="00972FD7">
          <w:rPr>
            <w:rFonts w:hint="eastAsia"/>
          </w:rPr>
          <w:t>1</w:t>
        </w:r>
        <w:r w:rsidR="00972FD7">
          <w:rPr>
            <w:rFonts w:hint="eastAsia"/>
          </w:rPr>
          <w:t>と同様の方法で</w:t>
        </w:r>
        <w:r w:rsidR="00972FD7">
          <w:rPr>
            <w:rFonts w:hint="eastAsia"/>
          </w:rPr>
          <w:t>x</w:t>
        </w:r>
        <w:r w:rsidR="00972FD7">
          <w:rPr>
            <w:rFonts w:hint="eastAsia"/>
          </w:rPr>
          <w:t>軸</w:t>
        </w:r>
        <w:r w:rsidR="00972FD7">
          <w:rPr>
            <w:rFonts w:hint="eastAsia"/>
          </w:rPr>
          <w:t>y</w:t>
        </w:r>
        <w:r w:rsidR="00972FD7">
          <w:rPr>
            <w:rFonts w:hint="eastAsia"/>
          </w:rPr>
          <w:t>軸</w:t>
        </w:r>
        <w:r w:rsidR="00972FD7">
          <w:rPr>
            <w:rFonts w:hint="eastAsia"/>
          </w:rPr>
          <w:t>z</w:t>
        </w:r>
        <w:r w:rsidR="00972FD7">
          <w:rPr>
            <w:rFonts w:hint="eastAsia"/>
          </w:rPr>
          <w:t>軸方向の移動距離を求めた。</w:t>
        </w:r>
      </w:ins>
      <w:ins w:id="317" w:author="牧野　唯希" w:date="2025-08-01T14:45:00Z" w16du:dateUtc="2025-08-01T05:45:00Z">
        <w:r w:rsidR="00971C7E">
          <w:rPr>
            <w:rFonts w:hint="eastAsia"/>
          </w:rPr>
          <w:t>その後それぞれの成分の移動距離</w:t>
        </w:r>
      </w:ins>
      <w:ins w:id="318" w:author="牧野　唯希" w:date="2025-08-01T14:46:00Z" w16du:dateUtc="2025-08-01T05:46:00Z">
        <w:r w:rsidR="00971C7E">
          <w:rPr>
            <w:rFonts w:hint="eastAsia"/>
          </w:rPr>
          <w:t>d</w:t>
        </w:r>
        <w:r w:rsidR="00971C7E">
          <w:rPr>
            <w:rFonts w:hint="eastAsia"/>
            <w:vertAlign w:val="subscript"/>
          </w:rPr>
          <w:t>x</w:t>
        </w:r>
        <w:r w:rsidR="00971C7E">
          <w:rPr>
            <w:rFonts w:hint="eastAsia"/>
          </w:rPr>
          <w:t>, d</w:t>
        </w:r>
        <w:r w:rsidR="00971C7E">
          <w:rPr>
            <w:rFonts w:hint="eastAsia"/>
            <w:vertAlign w:val="subscript"/>
          </w:rPr>
          <w:t>y</w:t>
        </w:r>
        <w:r w:rsidR="00971C7E">
          <w:rPr>
            <w:rFonts w:hint="eastAsia"/>
          </w:rPr>
          <w:t>, d</w:t>
        </w:r>
        <w:r w:rsidR="00971C7E">
          <w:rPr>
            <w:rFonts w:hint="eastAsia"/>
            <w:vertAlign w:val="subscript"/>
          </w:rPr>
          <w:t>z</w:t>
        </w:r>
        <w:r w:rsidR="00971C7E">
          <w:rPr>
            <w:rFonts w:hint="eastAsia"/>
          </w:rPr>
          <w:t xml:space="preserve"> </w:t>
        </w:r>
        <w:r w:rsidR="002E5675">
          <w:rPr>
            <w:rFonts w:hint="eastAsia"/>
          </w:rPr>
          <w:t>とスマートフォンの移動距離</w:t>
        </w:r>
        <w:r w:rsidR="002E5675">
          <w:rPr>
            <w:rFonts w:hint="eastAsia"/>
          </w:rPr>
          <w:t>d</w:t>
        </w:r>
        <w:r w:rsidR="002E5675">
          <w:rPr>
            <w:rFonts w:hint="eastAsia"/>
          </w:rPr>
          <w:t>について成り立つ式</w:t>
        </w:r>
        <w:r w:rsidR="002E5675">
          <w:rPr>
            <w:rFonts w:hint="eastAsia"/>
          </w:rPr>
          <w:t>4</w:t>
        </w:r>
        <w:r w:rsidR="002E5675">
          <w:rPr>
            <w:rFonts w:hint="eastAsia"/>
          </w:rPr>
          <w:t>を利用してスマートフォンの移動距離を求めた。</w:t>
        </w:r>
      </w:ins>
    </w:p>
    <w:p w14:paraId="502990F7" w14:textId="01E4C6F8" w:rsidR="002E5675" w:rsidRPr="005343F9" w:rsidRDefault="005343F9" w:rsidP="00661DA4">
      <w:pPr>
        <w:pStyle w:val="a9"/>
        <w:jc w:val="left"/>
        <w:rPr>
          <w:ins w:id="319" w:author="牧野　唯希" w:date="2025-08-01T14:52:00Z" w16du:dateUtc="2025-08-01T05:52:00Z"/>
          <w:rPrChange w:id="320" w:author="牧野　唯希" w:date="2025-08-01T14:52:00Z" w16du:dateUtc="2025-08-01T05:52:00Z">
            <w:rPr>
              <w:ins w:id="321" w:author="牧野　唯希" w:date="2025-08-01T14:52:00Z" w16du:dateUtc="2025-08-01T05:52:00Z"/>
              <w:rFonts w:ascii="Cambria Math" w:hAnsi="Cambria Math"/>
              <w:i/>
            </w:rPr>
          </w:rPrChange>
        </w:rPr>
      </w:pPr>
      <m:oMathPara>
        <m:oMath>
          <m:eqArr>
            <m:eqArrPr>
              <m:maxDist m:val="1"/>
              <m:ctrlPr>
                <w:ins w:id="322" w:author="牧野　唯希" w:date="2025-08-01T14:52:00Z" w16du:dateUtc="2025-08-01T05:52:00Z">
                  <w:rPr>
                    <w:rFonts w:ascii="Cambria Math" w:hAnsi="Cambria Math"/>
                    <w:i/>
                  </w:rPr>
                </w:ins>
              </m:ctrlPr>
            </m:eqArrPr>
            <m:e>
              <m:r>
                <w:ins w:id="323" w:author="牧野　唯希" w:date="2025-08-01T14:51:00Z" w16du:dateUtc="2025-08-01T05:51:00Z">
                  <w:rPr>
                    <w:rFonts w:ascii="Cambria Math" w:hAnsi="Cambria Math"/>
                  </w:rPr>
                  <m:t>d=</m:t>
                </w:ins>
              </m:r>
              <m:rad>
                <m:radPr>
                  <m:degHide m:val="1"/>
                  <m:ctrlPr>
                    <w:ins w:id="324" w:author="牧野　唯希" w:date="2025-08-01T14:51:00Z" w16du:dateUtc="2025-08-01T05:51:00Z">
                      <w:rPr>
                        <w:rFonts w:ascii="Cambria Math" w:hAnsi="Cambria Math"/>
                        <w:i/>
                      </w:rPr>
                    </w:ins>
                  </m:ctrlPr>
                </m:radPr>
                <m:deg/>
                <m:e>
                  <m:sSubSup>
                    <m:sSubSupPr>
                      <m:ctrlPr>
                        <w:ins w:id="325" w:author="牧野　唯希" w:date="2025-08-01T14:52:00Z" w16du:dateUtc="2025-08-01T05:52:00Z">
                          <w:rPr>
                            <w:rFonts w:ascii="Cambria Math" w:hAnsi="Cambria Math"/>
                            <w:i/>
                          </w:rPr>
                        </w:ins>
                      </m:ctrlPr>
                    </m:sSubSupPr>
                    <m:e>
                      <m:r>
                        <w:ins w:id="326" w:author="牧野　唯希" w:date="2025-08-01T14:52:00Z" w16du:dateUtc="2025-08-01T05:52:00Z">
                          <w:rPr>
                            <w:rFonts w:ascii="Cambria Math" w:hAnsi="Cambria Math"/>
                          </w:rPr>
                          <m:t>d</m:t>
                        </w:ins>
                      </m:r>
                    </m:e>
                    <m:sub>
                      <m:r>
                        <w:ins w:id="327" w:author="牧野　唯希" w:date="2025-08-01T14:52:00Z" w16du:dateUtc="2025-08-01T05:52:00Z">
                          <w:rPr>
                            <w:rFonts w:ascii="Cambria Math" w:hAnsi="Cambria Math"/>
                          </w:rPr>
                          <m:t>x</m:t>
                        </w:ins>
                      </m:r>
                    </m:sub>
                    <m:sup>
                      <m:r>
                        <w:ins w:id="328" w:author="牧野　唯希" w:date="2025-08-01T14:52:00Z" w16du:dateUtc="2025-08-01T05:52:00Z">
                          <w:rPr>
                            <w:rFonts w:ascii="Cambria Math" w:hAnsi="Cambria Math"/>
                          </w:rPr>
                          <m:t>2</m:t>
                        </w:ins>
                      </m:r>
                    </m:sup>
                  </m:sSubSup>
                  <m:r>
                    <w:ins w:id="329" w:author="牧野　唯希" w:date="2025-08-01T14:52:00Z" w16du:dateUtc="2025-08-01T05:52:00Z">
                      <w:rPr>
                        <w:rFonts w:ascii="Cambria Math" w:hAnsi="Cambria Math"/>
                      </w:rPr>
                      <m:t>+</m:t>
                    </w:ins>
                  </m:r>
                  <m:sSubSup>
                    <m:sSubSupPr>
                      <m:ctrlPr>
                        <w:ins w:id="330" w:author="牧野　唯希" w:date="2025-08-01T14:52:00Z" w16du:dateUtc="2025-08-01T05:52:00Z">
                          <w:rPr>
                            <w:rFonts w:ascii="Cambria Math" w:hAnsi="Cambria Math"/>
                            <w:i/>
                          </w:rPr>
                        </w:ins>
                      </m:ctrlPr>
                    </m:sSubSupPr>
                    <m:e>
                      <m:r>
                        <w:ins w:id="331" w:author="牧野　唯希" w:date="2025-08-01T14:52:00Z" w16du:dateUtc="2025-08-01T05:52:00Z">
                          <w:rPr>
                            <w:rFonts w:ascii="Cambria Math" w:hAnsi="Cambria Math"/>
                          </w:rPr>
                          <m:t>d</m:t>
                        </w:ins>
                      </m:r>
                    </m:e>
                    <m:sub>
                      <m:r>
                        <w:ins w:id="332" w:author="牧野　唯希" w:date="2025-08-01T14:52:00Z" w16du:dateUtc="2025-08-01T05:52:00Z">
                          <w:rPr>
                            <w:rFonts w:ascii="Cambria Math" w:hAnsi="Cambria Math"/>
                          </w:rPr>
                          <m:t>y</m:t>
                        </w:ins>
                      </m:r>
                    </m:sub>
                    <m:sup>
                      <m:r>
                        <w:ins w:id="333" w:author="牧野　唯希" w:date="2025-08-01T14:52:00Z" w16du:dateUtc="2025-08-01T05:52:00Z">
                          <w:rPr>
                            <w:rFonts w:ascii="Cambria Math" w:hAnsi="Cambria Math"/>
                          </w:rPr>
                          <m:t>2</m:t>
                        </w:ins>
                      </m:r>
                    </m:sup>
                  </m:sSubSup>
                  <m:r>
                    <w:ins w:id="334" w:author="牧野　唯希" w:date="2025-08-01T14:52:00Z" w16du:dateUtc="2025-08-01T05:52:00Z">
                      <w:rPr>
                        <w:rFonts w:ascii="Cambria Math" w:hAnsi="Cambria Math"/>
                      </w:rPr>
                      <m:t>+</m:t>
                    </w:ins>
                  </m:r>
                  <m:sSubSup>
                    <m:sSubSupPr>
                      <m:ctrlPr>
                        <w:ins w:id="335" w:author="牧野　唯希" w:date="2025-08-01T14:52:00Z" w16du:dateUtc="2025-08-01T05:52:00Z">
                          <w:rPr>
                            <w:rFonts w:ascii="Cambria Math" w:hAnsi="Cambria Math"/>
                            <w:i/>
                          </w:rPr>
                        </w:ins>
                      </m:ctrlPr>
                    </m:sSubSupPr>
                    <m:e>
                      <m:r>
                        <w:ins w:id="336" w:author="牧野　唯希" w:date="2025-08-01T14:52:00Z" w16du:dateUtc="2025-08-01T05:52:00Z">
                          <w:rPr>
                            <w:rFonts w:ascii="Cambria Math" w:hAnsi="Cambria Math"/>
                          </w:rPr>
                          <m:t>d</m:t>
                        </w:ins>
                      </m:r>
                    </m:e>
                    <m:sub>
                      <m:r>
                        <w:ins w:id="337" w:author="牧野　唯希" w:date="2025-08-01T14:52:00Z" w16du:dateUtc="2025-08-01T05:52:00Z">
                          <w:rPr>
                            <w:rFonts w:ascii="Cambria Math" w:hAnsi="Cambria Math"/>
                          </w:rPr>
                          <m:t>z</m:t>
                        </w:ins>
                      </m:r>
                    </m:sub>
                    <m:sup>
                      <m:r>
                        <w:ins w:id="338" w:author="牧野　唯希" w:date="2025-08-01T14:52:00Z" w16du:dateUtc="2025-08-01T05:52:00Z">
                          <w:rPr>
                            <w:rFonts w:ascii="Cambria Math" w:hAnsi="Cambria Math"/>
                          </w:rPr>
                          <m:t>2</m:t>
                        </w:ins>
                      </m:r>
                    </m:sup>
                  </m:sSubSup>
                </m:e>
              </m:rad>
              <m:r>
                <w:ins w:id="339" w:author="牧野　唯希" w:date="2025-08-01T14:52:00Z" w16du:dateUtc="2025-08-01T05:52:00Z">
                  <w:rPr>
                    <w:rFonts w:ascii="Cambria Math" w:hAnsi="Cambria Math"/>
                  </w:rPr>
                  <m:t xml:space="preserve"> </m:t>
                </w:ins>
              </m:r>
              <m:r>
                <w:rPr>
                  <w:rFonts w:ascii="Cambria Math" w:hAnsi="Cambria Math"/>
                </w:rPr>
                <m:t>#</m:t>
              </m:r>
              <m:d>
                <m:dPr>
                  <m:ctrlPr>
                    <w:ins w:id="340" w:author="牧野　唯希" w:date="2025-08-01T14:52:00Z" w16du:dateUtc="2025-08-01T05:52:00Z">
                      <w:rPr>
                        <w:rFonts w:ascii="Cambria Math" w:hAnsi="Cambria Math"/>
                        <w:i/>
                      </w:rPr>
                    </w:ins>
                  </m:ctrlPr>
                </m:dPr>
                <m:e>
                  <m:r>
                    <w:ins w:id="341" w:author="牧野　唯希" w:date="2025-08-01T14:52:00Z" w16du:dateUtc="2025-08-01T05:52:00Z">
                      <w:rPr>
                        <w:rFonts w:ascii="Cambria Math" w:hAnsi="Cambria Math"/>
                      </w:rPr>
                      <m:t>4</m:t>
                    </w:ins>
                  </m:r>
                </m:e>
              </m:d>
            </m:e>
          </m:eqArr>
        </m:oMath>
      </m:oMathPara>
    </w:p>
    <w:p w14:paraId="46FA2872" w14:textId="77777777" w:rsidR="004656C4" w:rsidRDefault="005343F9" w:rsidP="00661DA4">
      <w:pPr>
        <w:pStyle w:val="a9"/>
        <w:jc w:val="left"/>
        <w:rPr>
          <w:ins w:id="342" w:author="牧野　唯希" w:date="2025-08-01T14:57:00Z" w16du:dateUtc="2025-08-01T05:57:00Z"/>
        </w:rPr>
      </w:pPr>
      <w:ins w:id="343" w:author="牧野　唯希" w:date="2025-08-01T14:52:00Z" w16du:dateUtc="2025-08-01T05:52:00Z">
        <w:r>
          <w:rPr>
            <w:rFonts w:hint="eastAsia"/>
          </w:rPr>
          <w:t>その結果</w:t>
        </w:r>
      </w:ins>
      <w:ins w:id="344" w:author="牧野　唯希" w:date="2025-08-01T14:53:00Z" w16du:dateUtc="2025-08-01T05:53:00Z">
        <w:r>
          <w:rPr>
            <w:rFonts w:hint="eastAsia"/>
          </w:rPr>
          <w:t>以下のような</w:t>
        </w:r>
        <w:r w:rsidR="00754423">
          <w:rPr>
            <w:rFonts w:hint="eastAsia"/>
          </w:rPr>
          <w:t>結果が得られた。</w:t>
        </w:r>
      </w:ins>
    </w:p>
    <w:p w14:paraId="400D6D63" w14:textId="2D1CDA94" w:rsidR="005343F9" w:rsidRDefault="004656C4" w:rsidP="00661DA4">
      <w:pPr>
        <w:pStyle w:val="a9"/>
        <w:jc w:val="left"/>
        <w:rPr>
          <w:ins w:id="345" w:author="牧野　唯希" w:date="2025-08-01T14:55:00Z" w16du:dateUtc="2025-08-01T05:55:00Z"/>
          <w:rFonts w:hint="eastAsia"/>
        </w:rPr>
      </w:pPr>
      <w:ins w:id="346" w:author="牧野　唯希" w:date="2025-08-01T14:56:00Z" w16du:dateUtc="2025-08-01T05:56:00Z">
        <w:r>
          <w:rPr>
            <w:rFonts w:hint="eastAsia"/>
          </w:rPr>
          <w:t>1</w:t>
        </w:r>
        <w:r>
          <w:rPr>
            <w:rFonts w:hint="eastAsia"/>
          </w:rPr>
          <w:t>回目の加速度、速度、距離について示す</w:t>
        </w:r>
      </w:ins>
      <w:ins w:id="347" w:author="牧野　唯希" w:date="2025-08-01T14:57:00Z" w16du:dateUtc="2025-08-01T05:57:00Z">
        <w:r>
          <w:rPr>
            <w:rFonts w:hint="eastAsia"/>
          </w:rPr>
          <w:t>。</w:t>
        </w:r>
      </w:ins>
    </w:p>
    <w:p w14:paraId="55B56647" w14:textId="77777777" w:rsidR="0082676F" w:rsidRDefault="0082676F" w:rsidP="00661DA4">
      <w:pPr>
        <w:pStyle w:val="a9"/>
        <w:jc w:val="left"/>
        <w:rPr>
          <w:ins w:id="348" w:author="牧野　唯希" w:date="2025-08-01T14:56:00Z" w16du:dateUtc="2025-08-01T05:56:00Z"/>
        </w:rPr>
      </w:pPr>
    </w:p>
    <w:p w14:paraId="7FAE91FF" w14:textId="77777777" w:rsidR="004656C4" w:rsidRDefault="004656C4" w:rsidP="004656C4">
      <w:pPr>
        <w:pStyle w:val="a9"/>
        <w:keepNext/>
        <w:jc w:val="left"/>
        <w:rPr>
          <w:ins w:id="349" w:author="牧野　唯希" w:date="2025-08-01T14:57:00Z" w16du:dateUtc="2025-08-01T05:57:00Z"/>
        </w:rPr>
        <w:pPrChange w:id="350" w:author="牧野　唯希" w:date="2025-08-01T14:57:00Z" w16du:dateUtc="2025-08-01T05:57:00Z">
          <w:pPr>
            <w:pStyle w:val="a9"/>
            <w:jc w:val="left"/>
          </w:pPr>
        </w:pPrChange>
      </w:pPr>
      <w:ins w:id="351" w:author="牧野　唯希" w:date="2025-08-01T14:56:00Z" w16du:dateUtc="2025-08-01T05:56:00Z">
        <w:r>
          <w:lastRenderedPageBreak/>
          <w:drawing>
            <wp:inline distT="0" distB="0" distL="0" distR="0" wp14:anchorId="6FA9A343" wp14:editId="1601386B">
              <wp:extent cx="4639310" cy="2859405"/>
              <wp:effectExtent l="0" t="0" r="8890" b="0"/>
              <wp:docPr id="131231584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9310" cy="2859405"/>
                      </a:xfrm>
                      <a:prstGeom prst="rect">
                        <a:avLst/>
                      </a:prstGeom>
                      <a:noFill/>
                      <a:ln>
                        <a:noFill/>
                      </a:ln>
                    </pic:spPr>
                  </pic:pic>
                </a:graphicData>
              </a:graphic>
            </wp:inline>
          </w:drawing>
        </w:r>
      </w:ins>
    </w:p>
    <w:p w14:paraId="309B9920" w14:textId="7A8B95E2" w:rsidR="0082676F" w:rsidRDefault="004656C4" w:rsidP="004656C4">
      <w:pPr>
        <w:pStyle w:val="ab"/>
        <w:jc w:val="center"/>
        <w:rPr>
          <w:ins w:id="352" w:author="牧野　唯希" w:date="2025-08-01T15:03:00Z" w16du:dateUtc="2025-08-01T06:03:00Z"/>
        </w:rPr>
      </w:pPr>
      <w:ins w:id="353" w:author="牧野　唯希" w:date="2025-08-01T14:57:00Z" w16du:dateUtc="2025-08-01T05:57: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13</w:t>
      </w:r>
      <w:ins w:id="354" w:author="牧野　唯希" w:date="2025-08-01T14:57:00Z" w16du:dateUtc="2025-08-01T05:57:00Z">
        <w:r>
          <w:fldChar w:fldCharType="end"/>
        </w:r>
        <w:r>
          <w:rPr>
            <w:rFonts w:hint="eastAsia"/>
          </w:rPr>
          <w:t>ax, ay, az</w:t>
        </w:r>
        <w:r>
          <w:rPr>
            <w:rFonts w:hint="eastAsia"/>
          </w:rPr>
          <w:t>の時間変化</w:t>
        </w:r>
      </w:ins>
    </w:p>
    <w:p w14:paraId="06040C41" w14:textId="77777777" w:rsidR="00E87F3C" w:rsidRPr="00E87F3C" w:rsidRDefault="00E87F3C" w:rsidP="00E87F3C">
      <w:pPr>
        <w:rPr>
          <w:ins w:id="355" w:author="牧野　唯希" w:date="2025-08-01T14:55:00Z" w16du:dateUtc="2025-08-01T05:55:00Z"/>
          <w:rFonts w:hint="eastAsia"/>
        </w:rPr>
        <w:pPrChange w:id="356" w:author="牧野　唯希" w:date="2025-08-01T15:03:00Z" w16du:dateUtc="2025-08-01T06:03:00Z">
          <w:pPr>
            <w:pStyle w:val="a9"/>
            <w:jc w:val="left"/>
          </w:pPr>
        </w:pPrChange>
      </w:pPr>
    </w:p>
    <w:p w14:paraId="34ABB884" w14:textId="77777777" w:rsidR="004656C4" w:rsidRDefault="0082676F" w:rsidP="004656C4">
      <w:pPr>
        <w:pStyle w:val="a9"/>
        <w:keepNext/>
        <w:jc w:val="left"/>
        <w:rPr>
          <w:ins w:id="357" w:author="牧野　唯希" w:date="2025-08-01T14:57:00Z" w16du:dateUtc="2025-08-01T05:57:00Z"/>
        </w:rPr>
        <w:pPrChange w:id="358" w:author="牧野　唯希" w:date="2025-08-01T14:57:00Z" w16du:dateUtc="2025-08-01T05:57:00Z">
          <w:pPr>
            <w:pStyle w:val="a9"/>
            <w:jc w:val="left"/>
          </w:pPr>
        </w:pPrChange>
      </w:pPr>
      <w:ins w:id="359" w:author="牧野　唯希" w:date="2025-08-01T14:55:00Z" w16du:dateUtc="2025-08-01T05:55:00Z">
        <w:r>
          <w:drawing>
            <wp:inline distT="0" distB="0" distL="0" distR="0" wp14:anchorId="24BF2C5F" wp14:editId="2E78323F">
              <wp:extent cx="4627245" cy="2859405"/>
              <wp:effectExtent l="0" t="0" r="1905" b="0"/>
              <wp:docPr id="9819171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7245" cy="2859405"/>
                      </a:xfrm>
                      <a:prstGeom prst="rect">
                        <a:avLst/>
                      </a:prstGeom>
                      <a:noFill/>
                      <a:ln>
                        <a:noFill/>
                      </a:ln>
                    </pic:spPr>
                  </pic:pic>
                </a:graphicData>
              </a:graphic>
            </wp:inline>
          </w:drawing>
        </w:r>
      </w:ins>
    </w:p>
    <w:p w14:paraId="17364497" w14:textId="47BB1D4B" w:rsidR="0082676F" w:rsidRDefault="004656C4" w:rsidP="004656C4">
      <w:pPr>
        <w:pStyle w:val="ab"/>
        <w:jc w:val="center"/>
        <w:rPr>
          <w:ins w:id="360" w:author="牧野　唯希" w:date="2025-08-01T14:53:00Z" w16du:dateUtc="2025-08-01T05:53:00Z"/>
          <w:rFonts w:hint="eastAsia"/>
        </w:rPr>
        <w:pPrChange w:id="361" w:author="牧野　唯希" w:date="2025-08-01T14:57:00Z" w16du:dateUtc="2025-08-01T05:57:00Z">
          <w:pPr>
            <w:pStyle w:val="a9"/>
            <w:jc w:val="left"/>
          </w:pPr>
        </w:pPrChange>
      </w:pPr>
      <w:ins w:id="362" w:author="牧野　唯希" w:date="2025-08-01T14:57:00Z" w16du:dateUtc="2025-08-01T05:57: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14</w:t>
      </w:r>
      <w:ins w:id="363" w:author="牧野　唯希" w:date="2025-08-01T14:57:00Z" w16du:dateUtc="2025-08-01T05:57:00Z">
        <w:r>
          <w:fldChar w:fldCharType="end"/>
        </w:r>
        <w:r>
          <w:rPr>
            <w:rFonts w:hint="eastAsia"/>
          </w:rPr>
          <w:t>vx, vy, vz</w:t>
        </w:r>
        <w:r>
          <w:rPr>
            <w:rFonts w:hint="eastAsia"/>
          </w:rPr>
          <w:t>の時間変化</w:t>
        </w:r>
      </w:ins>
    </w:p>
    <w:p w14:paraId="08855DD3" w14:textId="77777777" w:rsidR="00754423" w:rsidRDefault="00754423" w:rsidP="00754423">
      <w:pPr>
        <w:pStyle w:val="a9"/>
        <w:keepNext/>
        <w:jc w:val="left"/>
        <w:rPr>
          <w:ins w:id="364" w:author="牧野　唯希" w:date="2025-08-01T14:54:00Z" w16du:dateUtc="2025-08-01T05:54:00Z"/>
        </w:rPr>
        <w:pPrChange w:id="365" w:author="牧野　唯希" w:date="2025-08-01T14:54:00Z" w16du:dateUtc="2025-08-01T05:54:00Z">
          <w:pPr>
            <w:pStyle w:val="a9"/>
            <w:jc w:val="left"/>
          </w:pPr>
        </w:pPrChange>
      </w:pPr>
      <w:ins w:id="366" w:author="牧野　唯希" w:date="2025-08-01T14:53:00Z" w16du:dateUtc="2025-08-01T05:53:00Z">
        <w:r>
          <w:lastRenderedPageBreak/>
          <w:drawing>
            <wp:inline distT="0" distB="0" distL="0" distR="0" wp14:anchorId="165DDC34" wp14:editId="20573AED">
              <wp:extent cx="4633595" cy="2859405"/>
              <wp:effectExtent l="0" t="0" r="0" b="0"/>
              <wp:docPr id="1166253280"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3595" cy="2859405"/>
                      </a:xfrm>
                      <a:prstGeom prst="rect">
                        <a:avLst/>
                      </a:prstGeom>
                      <a:noFill/>
                      <a:ln>
                        <a:noFill/>
                      </a:ln>
                    </pic:spPr>
                  </pic:pic>
                </a:graphicData>
              </a:graphic>
            </wp:inline>
          </w:drawing>
        </w:r>
      </w:ins>
    </w:p>
    <w:p w14:paraId="0159F470" w14:textId="140F30D3" w:rsidR="00754423" w:rsidRPr="005343F9" w:rsidRDefault="00754423" w:rsidP="00754423">
      <w:pPr>
        <w:pStyle w:val="ab"/>
        <w:jc w:val="center"/>
        <w:rPr>
          <w:rFonts w:hint="eastAsia"/>
        </w:rPr>
        <w:pPrChange w:id="367" w:author="牧野　唯希" w:date="2025-08-01T14:54:00Z" w16du:dateUtc="2025-08-01T05:54:00Z">
          <w:pPr>
            <w:pStyle w:val="a9"/>
            <w:jc w:val="left"/>
          </w:pPr>
        </w:pPrChange>
      </w:pPr>
      <w:ins w:id="368" w:author="牧野　唯希" w:date="2025-08-01T14:54:00Z" w16du:dateUtc="2025-08-01T05:54: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15</w:t>
      </w:r>
      <w:ins w:id="369" w:author="牧野　唯希" w:date="2025-08-01T14:54:00Z" w16du:dateUtc="2025-08-01T05:54:00Z">
        <w:r>
          <w:fldChar w:fldCharType="end"/>
        </w:r>
        <w:r>
          <w:rPr>
            <w:rFonts w:hint="eastAsia"/>
          </w:rPr>
          <w:t>Lx, Ly, Lz, L</w:t>
        </w:r>
        <w:r>
          <w:rPr>
            <w:rFonts w:hint="eastAsia"/>
          </w:rPr>
          <w:t>の時間変化</w:t>
        </w:r>
      </w:ins>
    </w:p>
    <w:p w14:paraId="69029143" w14:textId="77777777" w:rsidR="00E87F3C" w:rsidRDefault="00E87F3C" w:rsidP="00661DA4">
      <w:pPr>
        <w:pStyle w:val="a9"/>
        <w:jc w:val="left"/>
      </w:pPr>
    </w:p>
    <w:p w14:paraId="5715D99A" w14:textId="7BB6A297" w:rsidR="00EC38BE" w:rsidRDefault="00EC38BE" w:rsidP="00661DA4">
      <w:pPr>
        <w:pStyle w:val="a9"/>
        <w:jc w:val="left"/>
      </w:pPr>
      <w:r>
        <w:rPr>
          <w:rFonts w:hint="eastAsia"/>
        </w:rPr>
        <w:t>この</w:t>
      </w:r>
      <w:r w:rsidR="009C61FF">
        <w:rPr>
          <w:rFonts w:hint="eastAsia"/>
        </w:rPr>
        <w:t>結果から、</w:t>
      </w:r>
      <w:r w:rsidR="009C61FF">
        <w:rPr>
          <w:rFonts w:hint="eastAsia"/>
        </w:rPr>
        <w:t>1</w:t>
      </w:r>
      <w:r w:rsidR="009C61FF">
        <w:rPr>
          <w:rFonts w:hint="eastAsia"/>
        </w:rPr>
        <w:t>回目の距離は</w:t>
      </w:r>
      <w:r w:rsidR="009C61FF" w:rsidRPr="009C61FF">
        <w:t>0.17618</w:t>
      </w:r>
      <w:r w:rsidR="009C61FF">
        <w:rPr>
          <w:rFonts w:hint="eastAsia"/>
        </w:rPr>
        <w:t>7</w:t>
      </w:r>
      <w:r w:rsidR="00655C1C">
        <w:rPr>
          <w:rFonts w:hint="eastAsia"/>
        </w:rPr>
        <w:t>[m]</w:t>
      </w:r>
      <w:r w:rsidR="009C61FF">
        <w:rPr>
          <w:rFonts w:hint="eastAsia"/>
        </w:rPr>
        <w:t>と求められた。</w:t>
      </w:r>
      <w:r w:rsidR="00310CB0">
        <w:rPr>
          <w:rFonts w:hint="eastAsia"/>
        </w:rPr>
        <w:t>2</w:t>
      </w:r>
      <w:r w:rsidR="00310CB0">
        <w:rPr>
          <w:rFonts w:hint="eastAsia"/>
        </w:rPr>
        <w:t>から</w:t>
      </w:r>
      <w:r w:rsidR="00310CB0">
        <w:rPr>
          <w:rFonts w:hint="eastAsia"/>
        </w:rPr>
        <w:t>5</w:t>
      </w:r>
      <w:r w:rsidR="00310CB0">
        <w:rPr>
          <w:rFonts w:hint="eastAsia"/>
        </w:rPr>
        <w:t>回目の結果は以下の通りである。</w:t>
      </w:r>
    </w:p>
    <w:p w14:paraId="7AC47527" w14:textId="77777777" w:rsidR="00310CB0" w:rsidRDefault="00310CB0" w:rsidP="00661DA4">
      <w:pPr>
        <w:pStyle w:val="a9"/>
        <w:jc w:val="left"/>
        <w:rPr>
          <w:rFonts w:hint="eastAsia"/>
        </w:rPr>
      </w:pPr>
    </w:p>
    <w:p w14:paraId="2CD8A0AD" w14:textId="7B294973" w:rsidR="00595FEA" w:rsidRDefault="00595FEA" w:rsidP="00595FEA">
      <w:pPr>
        <w:pStyle w:val="ab"/>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F1E55">
        <w:t>4</w:t>
      </w:r>
      <w:r>
        <w:fldChar w:fldCharType="end"/>
      </w:r>
      <w:r w:rsidRPr="00942A18">
        <w:t>n</w:t>
      </w:r>
      <w:r w:rsidRPr="00942A18">
        <w:t>回目の距離と</w:t>
      </w:r>
      <w:r w:rsidRPr="00942A18">
        <w:t>30cm</w:t>
      </w:r>
      <w:r w:rsidRPr="00942A18">
        <w:t>からの差分</w:t>
      </w:r>
    </w:p>
    <w:tbl>
      <w:tblPr>
        <w:tblStyle w:val="ac"/>
        <w:tblW w:w="0" w:type="auto"/>
        <w:jc w:val="center"/>
        <w:tblLook w:val="04A0" w:firstRow="1" w:lastRow="0" w:firstColumn="1" w:lastColumn="0" w:noHBand="0" w:noVBand="1"/>
      </w:tblPr>
      <w:tblGrid>
        <w:gridCol w:w="1258"/>
        <w:gridCol w:w="3021"/>
        <w:gridCol w:w="3003"/>
        <w:tblGridChange w:id="370">
          <w:tblGrid>
            <w:gridCol w:w="1258"/>
            <w:gridCol w:w="3021"/>
            <w:gridCol w:w="3003"/>
          </w:tblGrid>
        </w:tblGridChange>
      </w:tblGrid>
      <w:tr w:rsidR="00310CB0" w14:paraId="7749A1DF" w14:textId="77777777" w:rsidTr="00CE6C18">
        <w:trPr>
          <w:trHeight w:val="349"/>
          <w:jc w:val="center"/>
          <w:ins w:id="371" w:author="牧野　唯希" w:date="2025-08-01T14:06:00Z" w16du:dateUtc="2025-08-01T05:06:00Z"/>
        </w:trPr>
        <w:tc>
          <w:tcPr>
            <w:tcW w:w="1258" w:type="dxa"/>
          </w:tcPr>
          <w:p w14:paraId="2E12B42A" w14:textId="77777777" w:rsidR="00310CB0" w:rsidRDefault="00310CB0" w:rsidP="00CE6C18">
            <w:pPr>
              <w:pStyle w:val="a9"/>
              <w:ind w:left="0"/>
              <w:jc w:val="left"/>
              <w:rPr>
                <w:ins w:id="372" w:author="牧野　唯希" w:date="2025-08-01T14:06:00Z" w16du:dateUtc="2025-08-01T05:06:00Z"/>
                <w:rFonts w:hint="eastAsia"/>
              </w:rPr>
            </w:pPr>
            <w:ins w:id="373" w:author="牧野　唯希" w:date="2025-08-01T14:06:00Z" w16du:dateUtc="2025-08-01T05:06:00Z">
              <w:r>
                <w:rPr>
                  <w:rFonts w:hint="eastAsia"/>
                </w:rPr>
                <w:t>n</w:t>
              </w:r>
              <w:r>
                <w:rPr>
                  <w:rFonts w:hint="eastAsia"/>
                </w:rPr>
                <w:t>回目</w:t>
              </w:r>
            </w:ins>
          </w:p>
        </w:tc>
        <w:tc>
          <w:tcPr>
            <w:tcW w:w="3021" w:type="dxa"/>
          </w:tcPr>
          <w:p w14:paraId="1E96814F" w14:textId="77777777" w:rsidR="00310CB0" w:rsidRDefault="00310CB0" w:rsidP="00CE6C18">
            <w:pPr>
              <w:pStyle w:val="a9"/>
              <w:ind w:left="0"/>
              <w:jc w:val="left"/>
              <w:rPr>
                <w:ins w:id="374" w:author="牧野　唯希" w:date="2025-08-01T14:06:00Z" w16du:dateUtc="2025-08-01T05:06:00Z"/>
                <w:rFonts w:hint="eastAsia"/>
              </w:rPr>
            </w:pPr>
            <w:ins w:id="375" w:author="牧野　唯希" w:date="2025-08-01T14:06:00Z" w16du:dateUtc="2025-08-01T05:06:00Z">
              <w:r>
                <w:rPr>
                  <w:rFonts w:hint="eastAsia"/>
                </w:rPr>
                <w:t>距離</w:t>
              </w:r>
              <w:r>
                <w:rPr>
                  <w:rFonts w:hint="eastAsia"/>
                </w:rPr>
                <w:t>[m](</w:t>
              </w:r>
              <w:r>
                <w:rPr>
                  <w:rFonts w:hint="eastAsia"/>
                </w:rPr>
                <w:t>補正無し</w:t>
              </w:r>
              <w:r>
                <w:rPr>
                  <w:rFonts w:hint="eastAsia"/>
                </w:rPr>
                <w:t>)</w:t>
              </w:r>
            </w:ins>
          </w:p>
        </w:tc>
        <w:tc>
          <w:tcPr>
            <w:tcW w:w="3003" w:type="dxa"/>
          </w:tcPr>
          <w:p w14:paraId="0EEB6335" w14:textId="32650AF9" w:rsidR="00310CB0" w:rsidRDefault="00310CB0" w:rsidP="00CE6C18">
            <w:pPr>
              <w:pStyle w:val="a9"/>
              <w:ind w:left="0"/>
              <w:jc w:val="left"/>
              <w:rPr>
                <w:ins w:id="376" w:author="牧野　唯希" w:date="2025-08-01T14:08:00Z" w16du:dateUtc="2025-08-01T05:08:00Z"/>
                <w:rFonts w:hint="eastAsia"/>
              </w:rPr>
            </w:pPr>
            <w:r>
              <w:rPr>
                <w:rFonts w:hint="eastAsia"/>
              </w:rPr>
              <w:t>30cm</w:t>
            </w:r>
            <w:ins w:id="377" w:author="牧野　唯希" w:date="2025-08-01T14:08:00Z" w16du:dateUtc="2025-08-01T05:08:00Z">
              <w:r>
                <w:rPr>
                  <w:rFonts w:hint="eastAsia"/>
                </w:rPr>
                <w:t>からの差</w:t>
              </w:r>
            </w:ins>
            <w:r w:rsidR="0076522C">
              <w:rPr>
                <w:rFonts w:hint="eastAsia"/>
              </w:rPr>
              <w:t>分</w:t>
            </w:r>
            <w:r w:rsidR="0076522C">
              <w:rPr>
                <w:rFonts w:hint="eastAsia"/>
              </w:rPr>
              <w:t>[m]</w:t>
            </w:r>
          </w:p>
        </w:tc>
      </w:tr>
      <w:tr w:rsidR="00310CB0" w14:paraId="1D79ABA1" w14:textId="77777777" w:rsidTr="00CE6C18">
        <w:trPr>
          <w:trHeight w:val="361"/>
          <w:jc w:val="center"/>
          <w:ins w:id="378" w:author="牧野　唯希" w:date="2025-08-01T14:06:00Z" w16du:dateUtc="2025-08-01T05:06:00Z"/>
        </w:trPr>
        <w:tc>
          <w:tcPr>
            <w:tcW w:w="1258" w:type="dxa"/>
          </w:tcPr>
          <w:p w14:paraId="5ED3DC00" w14:textId="77777777" w:rsidR="00310CB0" w:rsidRDefault="00310CB0" w:rsidP="00CE6C18">
            <w:pPr>
              <w:pStyle w:val="a9"/>
              <w:ind w:left="0"/>
              <w:jc w:val="left"/>
              <w:rPr>
                <w:ins w:id="379" w:author="牧野　唯希" w:date="2025-08-01T14:06:00Z" w16du:dateUtc="2025-08-01T05:06:00Z"/>
                <w:rFonts w:hint="eastAsia"/>
              </w:rPr>
            </w:pPr>
            <w:ins w:id="380" w:author="牧野　唯希" w:date="2025-08-01T14:06:00Z" w16du:dateUtc="2025-08-01T05:06:00Z">
              <w:r>
                <w:rPr>
                  <w:rFonts w:hint="eastAsia"/>
                </w:rPr>
                <w:t>1</w:t>
              </w:r>
              <w:r>
                <w:rPr>
                  <w:rFonts w:hint="eastAsia"/>
                </w:rPr>
                <w:t>回目</w:t>
              </w:r>
            </w:ins>
          </w:p>
        </w:tc>
        <w:tc>
          <w:tcPr>
            <w:tcW w:w="3021" w:type="dxa"/>
          </w:tcPr>
          <w:p w14:paraId="00ABCCBD" w14:textId="524FCBE4" w:rsidR="00310CB0" w:rsidRPr="006464BD" w:rsidRDefault="005B0548" w:rsidP="00CE6C18">
            <w:pPr>
              <w:jc w:val="left"/>
              <w:rPr>
                <w:ins w:id="381"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0.176187</w:t>
            </w:r>
          </w:p>
        </w:tc>
        <w:tc>
          <w:tcPr>
            <w:tcW w:w="3003" w:type="dxa"/>
          </w:tcPr>
          <w:p w14:paraId="59DA0EE1" w14:textId="08D031E6" w:rsidR="00310CB0" w:rsidRDefault="00595FEA" w:rsidP="00CE6C18">
            <w:pPr>
              <w:jc w:val="left"/>
              <w:rPr>
                <w:ins w:id="382"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0.123813</w:t>
            </w:r>
          </w:p>
        </w:tc>
      </w:tr>
      <w:tr w:rsidR="00310CB0" w14:paraId="1E1C078D" w14:textId="77777777" w:rsidTr="00CE6C18">
        <w:trPr>
          <w:trHeight w:val="361"/>
          <w:jc w:val="center"/>
          <w:ins w:id="383" w:author="牧野　唯希" w:date="2025-08-01T14:06:00Z" w16du:dateUtc="2025-08-01T05:06:00Z"/>
        </w:trPr>
        <w:tc>
          <w:tcPr>
            <w:tcW w:w="1258" w:type="dxa"/>
          </w:tcPr>
          <w:p w14:paraId="5FB9EEEB" w14:textId="77777777" w:rsidR="00310CB0" w:rsidRDefault="00310CB0" w:rsidP="00CE6C18">
            <w:pPr>
              <w:pStyle w:val="a9"/>
              <w:ind w:left="0"/>
              <w:jc w:val="left"/>
              <w:rPr>
                <w:ins w:id="384" w:author="牧野　唯希" w:date="2025-08-01T14:06:00Z" w16du:dateUtc="2025-08-01T05:06:00Z"/>
                <w:rFonts w:hint="eastAsia"/>
              </w:rPr>
            </w:pPr>
            <w:ins w:id="385" w:author="牧野　唯希" w:date="2025-08-01T14:06:00Z" w16du:dateUtc="2025-08-01T05:06:00Z">
              <w:r>
                <w:rPr>
                  <w:rFonts w:hint="eastAsia"/>
                </w:rPr>
                <w:t>2</w:t>
              </w:r>
              <w:r>
                <w:rPr>
                  <w:rFonts w:hint="eastAsia"/>
                </w:rPr>
                <w:t>回目</w:t>
              </w:r>
            </w:ins>
          </w:p>
        </w:tc>
        <w:tc>
          <w:tcPr>
            <w:tcW w:w="3021" w:type="dxa"/>
          </w:tcPr>
          <w:p w14:paraId="7B0F8662" w14:textId="428CAA79" w:rsidR="00310CB0" w:rsidRPr="006464BD" w:rsidRDefault="00F350A8" w:rsidP="00CE6C18">
            <w:pPr>
              <w:rPr>
                <w:ins w:id="386"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0.158214</w:t>
            </w:r>
          </w:p>
        </w:tc>
        <w:tc>
          <w:tcPr>
            <w:tcW w:w="3003" w:type="dxa"/>
          </w:tcPr>
          <w:p w14:paraId="1DA355B7" w14:textId="052BDBBA" w:rsidR="00310CB0" w:rsidRPr="004E3E2A" w:rsidRDefault="00595FEA" w:rsidP="00CE6C18">
            <w:pPr>
              <w:rPr>
                <w:ins w:id="387"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0.141786</w:t>
            </w:r>
          </w:p>
        </w:tc>
      </w:tr>
      <w:tr w:rsidR="00310CB0" w14:paraId="51FDB230" w14:textId="77777777" w:rsidTr="00CE6C18">
        <w:trPr>
          <w:trHeight w:val="361"/>
          <w:jc w:val="center"/>
          <w:ins w:id="388" w:author="牧野　唯希" w:date="2025-08-01T14:06:00Z" w16du:dateUtc="2025-08-01T05:06:00Z"/>
        </w:trPr>
        <w:tc>
          <w:tcPr>
            <w:tcW w:w="1258" w:type="dxa"/>
          </w:tcPr>
          <w:p w14:paraId="345A7D4C" w14:textId="77777777" w:rsidR="00310CB0" w:rsidRDefault="00310CB0" w:rsidP="00CE6C18">
            <w:pPr>
              <w:pStyle w:val="a9"/>
              <w:ind w:left="0"/>
              <w:jc w:val="left"/>
              <w:rPr>
                <w:ins w:id="389" w:author="牧野　唯希" w:date="2025-08-01T14:06:00Z" w16du:dateUtc="2025-08-01T05:06:00Z"/>
                <w:rFonts w:hint="eastAsia"/>
              </w:rPr>
            </w:pPr>
            <w:ins w:id="390" w:author="牧野　唯希" w:date="2025-08-01T14:06:00Z" w16du:dateUtc="2025-08-01T05:06:00Z">
              <w:r>
                <w:rPr>
                  <w:rFonts w:hint="eastAsia"/>
                </w:rPr>
                <w:t>3</w:t>
              </w:r>
              <w:r>
                <w:rPr>
                  <w:rFonts w:hint="eastAsia"/>
                </w:rPr>
                <w:t>回目</w:t>
              </w:r>
            </w:ins>
          </w:p>
        </w:tc>
        <w:tc>
          <w:tcPr>
            <w:tcW w:w="3021" w:type="dxa"/>
          </w:tcPr>
          <w:p w14:paraId="0E85949E" w14:textId="7001BE72" w:rsidR="00310CB0" w:rsidRPr="004E3E2A" w:rsidRDefault="00F350A8" w:rsidP="00CE6C18">
            <w:pPr>
              <w:jc w:val="left"/>
              <w:rPr>
                <w:ins w:id="391"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0.179169</w:t>
            </w:r>
          </w:p>
        </w:tc>
        <w:tc>
          <w:tcPr>
            <w:tcW w:w="3003" w:type="dxa"/>
          </w:tcPr>
          <w:p w14:paraId="35A33A3B" w14:textId="26A8913D" w:rsidR="00310CB0" w:rsidRDefault="00EB3B73" w:rsidP="00CE6C18">
            <w:pPr>
              <w:jc w:val="left"/>
              <w:rPr>
                <w:ins w:id="392"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0.120831</w:t>
            </w:r>
          </w:p>
        </w:tc>
      </w:tr>
      <w:tr w:rsidR="00310CB0" w14:paraId="5E9214B7" w14:textId="77777777" w:rsidTr="00CE6C18">
        <w:trPr>
          <w:trHeight w:val="373"/>
          <w:jc w:val="center"/>
          <w:ins w:id="393" w:author="牧野　唯希" w:date="2025-08-01T14:06:00Z" w16du:dateUtc="2025-08-01T05:06:00Z"/>
        </w:trPr>
        <w:tc>
          <w:tcPr>
            <w:tcW w:w="1258" w:type="dxa"/>
          </w:tcPr>
          <w:p w14:paraId="0CA9C397" w14:textId="77777777" w:rsidR="00310CB0" w:rsidRDefault="00310CB0" w:rsidP="00CE6C18">
            <w:pPr>
              <w:pStyle w:val="a9"/>
              <w:ind w:left="0"/>
              <w:jc w:val="left"/>
              <w:rPr>
                <w:ins w:id="394" w:author="牧野　唯希" w:date="2025-08-01T14:06:00Z" w16du:dateUtc="2025-08-01T05:06:00Z"/>
                <w:rFonts w:hint="eastAsia"/>
              </w:rPr>
            </w:pPr>
            <w:ins w:id="395" w:author="牧野　唯希" w:date="2025-08-01T14:06:00Z" w16du:dateUtc="2025-08-01T05:06:00Z">
              <w:r>
                <w:rPr>
                  <w:rFonts w:hint="eastAsia"/>
                </w:rPr>
                <w:t>4</w:t>
              </w:r>
              <w:r>
                <w:rPr>
                  <w:rFonts w:hint="eastAsia"/>
                </w:rPr>
                <w:t>回目</w:t>
              </w:r>
            </w:ins>
          </w:p>
        </w:tc>
        <w:tc>
          <w:tcPr>
            <w:tcW w:w="3021" w:type="dxa"/>
          </w:tcPr>
          <w:p w14:paraId="67C13DC3" w14:textId="2B9B7911" w:rsidR="00310CB0" w:rsidRPr="00167F89" w:rsidRDefault="00F350A8" w:rsidP="00CE6C18">
            <w:pPr>
              <w:jc w:val="left"/>
              <w:rPr>
                <w:ins w:id="396"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0.447213</w:t>
            </w:r>
          </w:p>
        </w:tc>
        <w:tc>
          <w:tcPr>
            <w:tcW w:w="3003" w:type="dxa"/>
          </w:tcPr>
          <w:p w14:paraId="7B6B4DBC" w14:textId="03E102B6" w:rsidR="00310CB0" w:rsidRDefault="00EB3B73" w:rsidP="00CE6C18">
            <w:pPr>
              <w:jc w:val="left"/>
              <w:rPr>
                <w:ins w:id="397"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0.147213</w:t>
            </w:r>
          </w:p>
        </w:tc>
      </w:tr>
      <w:tr w:rsidR="00310CB0" w14:paraId="494B49D2" w14:textId="77777777" w:rsidTr="00CE6C18">
        <w:trPr>
          <w:trHeight w:val="76"/>
          <w:jc w:val="center"/>
          <w:ins w:id="398" w:author="牧野　唯希" w:date="2025-08-01T14:06:00Z" w16du:dateUtc="2025-08-01T05:06:00Z"/>
        </w:trPr>
        <w:tc>
          <w:tcPr>
            <w:tcW w:w="1258" w:type="dxa"/>
          </w:tcPr>
          <w:p w14:paraId="25318E38" w14:textId="77777777" w:rsidR="00310CB0" w:rsidRDefault="00310CB0" w:rsidP="00CE6C18">
            <w:pPr>
              <w:pStyle w:val="a9"/>
              <w:ind w:left="0"/>
              <w:jc w:val="left"/>
              <w:rPr>
                <w:ins w:id="399" w:author="牧野　唯希" w:date="2025-08-01T14:06:00Z" w16du:dateUtc="2025-08-01T05:06:00Z"/>
                <w:rFonts w:hint="eastAsia"/>
              </w:rPr>
            </w:pPr>
            <w:ins w:id="400" w:author="牧野　唯希" w:date="2025-08-01T14:06:00Z" w16du:dateUtc="2025-08-01T05:06:00Z">
              <w:r>
                <w:rPr>
                  <w:rFonts w:hint="eastAsia"/>
                </w:rPr>
                <w:t>5</w:t>
              </w:r>
              <w:r>
                <w:rPr>
                  <w:rFonts w:hint="eastAsia"/>
                </w:rPr>
                <w:t>回目</w:t>
              </w:r>
            </w:ins>
          </w:p>
        </w:tc>
        <w:tc>
          <w:tcPr>
            <w:tcW w:w="3021" w:type="dxa"/>
          </w:tcPr>
          <w:p w14:paraId="7929B6BC" w14:textId="2406374C" w:rsidR="00310CB0" w:rsidRPr="00167F89" w:rsidRDefault="007F194E" w:rsidP="00CE6C18">
            <w:pPr>
              <w:jc w:val="left"/>
              <w:rPr>
                <w:ins w:id="401"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0.115401</w:t>
            </w:r>
          </w:p>
        </w:tc>
        <w:tc>
          <w:tcPr>
            <w:tcW w:w="3003" w:type="dxa"/>
          </w:tcPr>
          <w:p w14:paraId="50543392" w14:textId="01CF8085" w:rsidR="00310CB0" w:rsidRDefault="00EB3B73" w:rsidP="00595FEA">
            <w:pPr>
              <w:keepNext/>
              <w:jc w:val="left"/>
              <w:rPr>
                <w:ins w:id="402"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0.184599</w:t>
            </w:r>
          </w:p>
        </w:tc>
      </w:tr>
    </w:tbl>
    <w:p w14:paraId="648C62E1" w14:textId="77777777" w:rsidR="00595FEA" w:rsidRDefault="00595FEA" w:rsidP="00661DA4">
      <w:pPr>
        <w:pStyle w:val="a9"/>
        <w:jc w:val="left"/>
      </w:pPr>
    </w:p>
    <w:p w14:paraId="7E2CFE72" w14:textId="77777777" w:rsidR="004F29BB" w:rsidRDefault="00913BFF" w:rsidP="00661DA4">
      <w:pPr>
        <w:pStyle w:val="a9"/>
        <w:jc w:val="left"/>
      </w:pPr>
      <w:r>
        <w:rPr>
          <w:rFonts w:hint="eastAsia"/>
        </w:rPr>
        <w:t>1</w:t>
      </w:r>
      <w:r>
        <w:rPr>
          <w:rFonts w:hint="eastAsia"/>
        </w:rPr>
        <w:t>回目について</w:t>
      </w:r>
      <w:ins w:id="403" w:author="牧野　唯希" w:date="2025-08-01T14:55:00Z" w16du:dateUtc="2025-08-01T05:55:00Z">
        <w:r w:rsidR="00754423">
          <w:rPr>
            <w:rFonts w:hint="eastAsia"/>
          </w:rPr>
          <w:t>課題</w:t>
        </w:r>
        <w:r w:rsidR="00754423">
          <w:rPr>
            <w:rFonts w:hint="eastAsia"/>
          </w:rPr>
          <w:t>1</w:t>
        </w:r>
        <w:r w:rsidR="00754423">
          <w:rPr>
            <w:rFonts w:hint="eastAsia"/>
          </w:rPr>
          <w:t>や課題</w:t>
        </w:r>
        <w:r w:rsidR="00754423">
          <w:rPr>
            <w:rFonts w:hint="eastAsia"/>
          </w:rPr>
          <w:t>2</w:t>
        </w:r>
        <w:r w:rsidR="00754423">
          <w:rPr>
            <w:rFonts w:hint="eastAsia"/>
          </w:rPr>
          <w:t>の結果と照らし合わせてみると、</w:t>
        </w:r>
      </w:ins>
      <w:ins w:id="404" w:author="牧野　唯希" w:date="2025-08-01T14:57:00Z" w16du:dateUtc="2025-08-01T05:57:00Z">
        <w:r w:rsidR="004656C4">
          <w:rPr>
            <w:rFonts w:hint="eastAsia"/>
          </w:rPr>
          <w:t>x</w:t>
        </w:r>
        <w:r w:rsidR="004656C4">
          <w:rPr>
            <w:rFonts w:hint="eastAsia"/>
          </w:rPr>
          <w:t>軸方向</w:t>
        </w:r>
      </w:ins>
      <w:ins w:id="405" w:author="牧野　唯希" w:date="2025-08-01T14:55:00Z" w16du:dateUtc="2025-08-01T05:55:00Z">
        <w:r w:rsidR="00754423">
          <w:rPr>
            <w:rFonts w:hint="eastAsia"/>
          </w:rPr>
          <w:t>や</w:t>
        </w:r>
      </w:ins>
      <w:ins w:id="406" w:author="牧野　唯希" w:date="2025-08-01T14:57:00Z" w16du:dateUtc="2025-08-01T05:57:00Z">
        <w:r w:rsidR="004656C4">
          <w:rPr>
            <w:rFonts w:hint="eastAsia"/>
          </w:rPr>
          <w:t>z</w:t>
        </w:r>
      </w:ins>
      <w:ins w:id="407" w:author="牧野　唯希" w:date="2025-08-01T14:58:00Z" w16du:dateUtc="2025-08-01T05:58:00Z">
        <w:r w:rsidR="004656C4">
          <w:rPr>
            <w:rFonts w:hint="eastAsia"/>
          </w:rPr>
          <w:t>軸方向</w:t>
        </w:r>
      </w:ins>
      <w:ins w:id="408" w:author="牧野　唯希" w:date="2025-08-01T14:55:00Z" w16du:dateUtc="2025-08-01T05:55:00Z">
        <w:r w:rsidR="00754423">
          <w:rPr>
            <w:rFonts w:hint="eastAsia"/>
          </w:rPr>
          <w:t>において、課題</w:t>
        </w:r>
        <w:r w:rsidR="00754423">
          <w:rPr>
            <w:rFonts w:hint="eastAsia"/>
          </w:rPr>
          <w:t>1</w:t>
        </w:r>
        <w:r w:rsidR="00754423">
          <w:rPr>
            <w:rFonts w:hint="eastAsia"/>
          </w:rPr>
          <w:t>と同様に</w:t>
        </w:r>
      </w:ins>
      <w:ins w:id="409" w:author="牧野　唯希" w:date="2025-08-01T14:58:00Z" w16du:dateUtc="2025-08-01T05:58:00Z">
        <w:r w:rsidR="004656C4">
          <w:rPr>
            <w:rFonts w:hint="eastAsia"/>
          </w:rPr>
          <w:t>負の加速度が大きく検出され、その結果最終的な速度が負になり距離も</w:t>
        </w:r>
        <w:r w:rsidR="00DD6C1A">
          <w:rPr>
            <w:rFonts w:hint="eastAsia"/>
          </w:rPr>
          <w:t>減少している状態がみられる。一方</w:t>
        </w:r>
        <w:r w:rsidR="00DD6C1A">
          <w:rPr>
            <w:rFonts w:hint="eastAsia"/>
          </w:rPr>
          <w:t>y</w:t>
        </w:r>
        <w:r w:rsidR="00DD6C1A">
          <w:rPr>
            <w:rFonts w:hint="eastAsia"/>
          </w:rPr>
          <w:t>軸方向ではその結果が見られない。</w:t>
        </w:r>
      </w:ins>
      <w:ins w:id="410" w:author="牧野　唯希" w:date="2025-08-01T14:59:00Z" w16du:dateUtc="2025-08-01T05:59:00Z">
        <w:r w:rsidR="00DD6C1A">
          <w:rPr>
            <w:rFonts w:hint="eastAsia"/>
          </w:rPr>
          <w:t>これは</w:t>
        </w:r>
        <w:r w:rsidR="00DD6C1A">
          <w:rPr>
            <w:rFonts w:hint="eastAsia"/>
          </w:rPr>
          <w:t>y</w:t>
        </w:r>
        <w:r w:rsidR="00DD6C1A">
          <w:rPr>
            <w:rFonts w:hint="eastAsia"/>
          </w:rPr>
          <w:t>軸方向の加速度センサーは</w:t>
        </w:r>
        <w:r w:rsidR="00DD6C1A">
          <w:rPr>
            <w:rFonts w:hint="eastAsia"/>
          </w:rPr>
          <w:t>x</w:t>
        </w:r>
        <w:r w:rsidR="00DD6C1A">
          <w:rPr>
            <w:rFonts w:hint="eastAsia"/>
          </w:rPr>
          <w:t>軸方向の加速度センサーや</w:t>
        </w:r>
        <w:r w:rsidR="00DD6C1A">
          <w:rPr>
            <w:rFonts w:hint="eastAsia"/>
          </w:rPr>
          <w:t>z</w:t>
        </w:r>
        <w:r w:rsidR="00DD6C1A">
          <w:rPr>
            <w:rFonts w:hint="eastAsia"/>
          </w:rPr>
          <w:t>軸方向の加速度センサーと異なり比較的正常な値を検出している</w:t>
        </w:r>
        <w:r w:rsidR="00536976">
          <w:rPr>
            <w:rFonts w:hint="eastAsia"/>
          </w:rPr>
          <w:t>といえる。</w:t>
        </w:r>
      </w:ins>
    </w:p>
    <w:p w14:paraId="2EBA298D" w14:textId="0B05077B" w:rsidR="001A0D41" w:rsidRDefault="004F29BB" w:rsidP="001A0D41">
      <w:pPr>
        <w:pStyle w:val="a9"/>
        <w:jc w:val="left"/>
        <w:rPr>
          <w:rFonts w:hint="eastAsia"/>
        </w:rPr>
      </w:pPr>
      <w:r>
        <w:rPr>
          <w:rFonts w:hint="eastAsia"/>
        </w:rPr>
        <w:t>また、</w:t>
      </w:r>
      <w:r>
        <w:rPr>
          <w:rFonts w:hint="eastAsia"/>
        </w:rPr>
        <w:t>4</w:t>
      </w:r>
      <w:r>
        <w:rPr>
          <w:rFonts w:hint="eastAsia"/>
        </w:rPr>
        <w:t>回目のみ距離が大きく検出されているが、これは</w:t>
      </w:r>
      <w:r w:rsidR="001A0D41">
        <w:rPr>
          <w:rFonts w:hint="eastAsia"/>
        </w:rPr>
        <w:t>下の</w:t>
      </w:r>
      <w:r w:rsidR="004D7A39">
        <w:rPr>
          <w:rFonts w:hint="eastAsia"/>
        </w:rPr>
        <w:t>図</w:t>
      </w:r>
      <w:r w:rsidR="001A0D41">
        <w:rPr>
          <w:rFonts w:hint="eastAsia"/>
        </w:rPr>
        <w:t>からもわかるように、</w:t>
      </w:r>
      <w:r w:rsidR="004D7A39">
        <w:rPr>
          <w:rFonts w:hint="eastAsia"/>
        </w:rPr>
        <w:t>z</w:t>
      </w:r>
      <w:r w:rsidR="004D7A39">
        <w:rPr>
          <w:rFonts w:hint="eastAsia"/>
        </w:rPr>
        <w:t>軸方向の加速度が大きく検出されたために、速度や距離に影響を与えたものだと考</w:t>
      </w:r>
      <w:r w:rsidR="004D7A39">
        <w:rPr>
          <w:rFonts w:hint="eastAsia"/>
        </w:rPr>
        <w:lastRenderedPageBreak/>
        <w:t>えられる。</w:t>
      </w:r>
      <w:r w:rsidR="00EB5979">
        <w:rPr>
          <w:rFonts w:hint="eastAsia"/>
        </w:rPr>
        <w:t>また、図から</w:t>
      </w:r>
      <w:r w:rsidR="00EB5979">
        <w:rPr>
          <w:rFonts w:hint="eastAsia"/>
        </w:rPr>
        <w:t>4</w:t>
      </w:r>
      <w:r w:rsidR="00EB5979">
        <w:rPr>
          <w:rFonts w:hint="eastAsia"/>
        </w:rPr>
        <w:t>回目ではすべての軸でバイアスがかかっていることも読み取れる。</w:t>
      </w:r>
    </w:p>
    <w:p w14:paraId="4AACE52F" w14:textId="77777777" w:rsidR="001A0D41" w:rsidRDefault="001A0D41" w:rsidP="001A0D41">
      <w:pPr>
        <w:pStyle w:val="a9"/>
        <w:jc w:val="left"/>
        <w:rPr>
          <w:rFonts w:hint="eastAsia"/>
        </w:rPr>
      </w:pPr>
    </w:p>
    <w:p w14:paraId="61FCCC22" w14:textId="77777777" w:rsidR="001A0D41" w:rsidRDefault="001A0D41" w:rsidP="001A0D41">
      <w:pPr>
        <w:pStyle w:val="a9"/>
        <w:keepNext/>
        <w:jc w:val="left"/>
      </w:pPr>
      <w:r>
        <w:drawing>
          <wp:inline distT="0" distB="0" distL="0" distR="0" wp14:anchorId="53AE1E76" wp14:editId="6B7190A7">
            <wp:extent cx="4627245" cy="2859405"/>
            <wp:effectExtent l="0" t="0" r="1905" b="0"/>
            <wp:docPr id="176666520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7245" cy="2859405"/>
                    </a:xfrm>
                    <a:prstGeom prst="rect">
                      <a:avLst/>
                    </a:prstGeom>
                    <a:noFill/>
                    <a:ln>
                      <a:noFill/>
                    </a:ln>
                  </pic:spPr>
                </pic:pic>
              </a:graphicData>
            </a:graphic>
          </wp:inline>
        </w:drawing>
      </w:r>
    </w:p>
    <w:p w14:paraId="4531F77A" w14:textId="45A2D06C" w:rsidR="00015CA5" w:rsidRPr="00015CA5" w:rsidRDefault="001A0D41" w:rsidP="00015CA5">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16</w:t>
      </w:r>
      <w:r>
        <w:fldChar w:fldCharType="end"/>
      </w:r>
      <w:r w:rsidRPr="006F174E">
        <w:t>vx, vy, vz</w:t>
      </w:r>
      <w:r w:rsidRPr="006F174E">
        <w:t>の時間変化</w:t>
      </w:r>
      <w:r w:rsidRPr="006F174E">
        <w:t>(4</w:t>
      </w:r>
      <w:r w:rsidRPr="006F174E">
        <w:t>回目</w:t>
      </w:r>
      <w:r w:rsidRPr="006F174E">
        <w:t>)</w:t>
      </w:r>
    </w:p>
    <w:p w14:paraId="675D90F7" w14:textId="77777777" w:rsidR="00015CA5" w:rsidRDefault="00015CA5" w:rsidP="00661DA4">
      <w:pPr>
        <w:pStyle w:val="a9"/>
        <w:jc w:val="left"/>
      </w:pPr>
    </w:p>
    <w:p w14:paraId="324D8B10" w14:textId="51DEB1F3" w:rsidR="00661DA4" w:rsidRDefault="00D87749" w:rsidP="00661DA4">
      <w:pPr>
        <w:pStyle w:val="a9"/>
        <w:jc w:val="left"/>
      </w:pPr>
      <w:ins w:id="411" w:author="牧野　唯希" w:date="2025-08-01T15:00:00Z" w16du:dateUtc="2025-08-01T06:00:00Z">
        <w:r>
          <w:rPr>
            <w:rFonts w:hint="eastAsia"/>
          </w:rPr>
          <w:t>そこで</w:t>
        </w:r>
      </w:ins>
      <w:r w:rsidR="004F29BB">
        <w:rPr>
          <w:rFonts w:hint="eastAsia"/>
        </w:rPr>
        <w:t>各軸</w:t>
      </w:r>
      <w:ins w:id="412" w:author="牧野　唯希" w:date="2025-08-01T15:01:00Z" w16du:dateUtc="2025-08-01T06:01:00Z">
        <w:r>
          <w:rPr>
            <w:rFonts w:hint="eastAsia"/>
          </w:rPr>
          <w:t>にかかっているバイアスを取り除くためにすべての</w:t>
        </w:r>
        <w:r w:rsidR="009E3B48">
          <w:rPr>
            <w:rFonts w:hint="eastAsia"/>
          </w:rPr>
          <w:t>成分の加速度データに課題</w:t>
        </w:r>
        <w:r w:rsidR="009E3B48">
          <w:rPr>
            <w:rFonts w:hint="eastAsia"/>
          </w:rPr>
          <w:t>2</w:t>
        </w:r>
        <w:r w:rsidR="009E3B48">
          <w:rPr>
            <w:rFonts w:hint="eastAsia"/>
          </w:rPr>
          <w:t>で用いた加速度平均を差し引く方法でバイアスを取り除いた。</w:t>
        </w:r>
      </w:ins>
      <w:r w:rsidR="00A5670E">
        <w:rPr>
          <w:rFonts w:hint="eastAsia"/>
        </w:rPr>
        <w:t>また、課題</w:t>
      </w:r>
      <w:r w:rsidR="00A5670E">
        <w:rPr>
          <w:rFonts w:hint="eastAsia"/>
        </w:rPr>
        <w:t>1</w:t>
      </w:r>
      <w:r w:rsidR="00A5670E">
        <w:rPr>
          <w:rFonts w:hint="eastAsia"/>
        </w:rPr>
        <w:t>で求めた</w:t>
      </w:r>
      <w:r w:rsidR="00A5670E">
        <w:rPr>
          <w:rFonts w:hint="eastAsia"/>
        </w:rPr>
        <w:t>b</w:t>
      </w:r>
      <w:r w:rsidR="00A5670E">
        <w:rPr>
          <w:rFonts w:hint="eastAsia"/>
        </w:rPr>
        <w:t>の値について</w:t>
      </w:r>
      <w:r w:rsidR="00F50801">
        <w:rPr>
          <w:rFonts w:hint="eastAsia"/>
        </w:rPr>
        <w:t>は参考にならないと判断し課題</w:t>
      </w:r>
      <w:r w:rsidR="00F50801">
        <w:rPr>
          <w:rFonts w:hint="eastAsia"/>
        </w:rPr>
        <w:t>3</w:t>
      </w:r>
      <w:r w:rsidR="00F50801">
        <w:rPr>
          <w:rFonts w:hint="eastAsia"/>
        </w:rPr>
        <w:t>では用いないことにした。</w:t>
      </w:r>
    </w:p>
    <w:p w14:paraId="21D5F904" w14:textId="77777777" w:rsidR="00F50801" w:rsidRDefault="00F50801" w:rsidP="00661DA4">
      <w:pPr>
        <w:pStyle w:val="a9"/>
        <w:jc w:val="left"/>
        <w:rPr>
          <w:ins w:id="413" w:author="牧野　唯希" w:date="2025-08-01T15:01:00Z" w16du:dateUtc="2025-08-01T06:01:00Z"/>
          <w:rFonts w:hint="eastAsia"/>
        </w:rPr>
      </w:pPr>
    </w:p>
    <w:p w14:paraId="67CDF351" w14:textId="604AB331" w:rsidR="009E3B48" w:rsidRDefault="00F50801" w:rsidP="00661DA4">
      <w:pPr>
        <w:pStyle w:val="a9"/>
        <w:jc w:val="left"/>
        <w:rPr>
          <w:ins w:id="414" w:author="牧野　唯希" w:date="2025-08-01T15:02:00Z" w16du:dateUtc="2025-08-01T06:02:00Z"/>
          <w:rFonts w:hint="eastAsia"/>
        </w:rPr>
      </w:pPr>
      <w:r>
        <w:rPr>
          <w:rFonts w:hint="eastAsia"/>
        </w:rPr>
        <w:t>補正をかけた</w:t>
      </w:r>
      <w:ins w:id="415" w:author="牧野　唯希" w:date="2025-08-01T15:02:00Z" w16du:dateUtc="2025-08-01T06:02:00Z">
        <w:r w:rsidR="009D7A2F">
          <w:rPr>
            <w:rFonts w:hint="eastAsia"/>
          </w:rPr>
          <w:t>結果が以下の通りである。</w:t>
        </w:r>
      </w:ins>
      <w:r>
        <w:rPr>
          <w:rFonts w:hint="eastAsia"/>
        </w:rPr>
        <w:t>ただし</w:t>
      </w:r>
      <w:r>
        <w:rPr>
          <w:rFonts w:hint="eastAsia"/>
        </w:rPr>
        <w:t>1</w:t>
      </w:r>
      <w:r>
        <w:rPr>
          <w:rFonts w:hint="eastAsia"/>
        </w:rPr>
        <w:t>回目のみ示す。</w:t>
      </w:r>
    </w:p>
    <w:p w14:paraId="5F9A2462" w14:textId="77777777" w:rsidR="00E87F3C" w:rsidRDefault="00E87F3C" w:rsidP="00E87F3C">
      <w:pPr>
        <w:pStyle w:val="a9"/>
        <w:keepNext/>
        <w:jc w:val="left"/>
        <w:rPr>
          <w:ins w:id="416" w:author="牧野　唯希" w:date="2025-08-01T15:04:00Z" w16du:dateUtc="2025-08-01T06:04:00Z"/>
        </w:rPr>
        <w:pPrChange w:id="417" w:author="牧野　唯希" w:date="2025-08-01T15:04:00Z" w16du:dateUtc="2025-08-01T06:04:00Z">
          <w:pPr>
            <w:pStyle w:val="a9"/>
            <w:jc w:val="left"/>
          </w:pPr>
        </w:pPrChange>
      </w:pPr>
      <w:ins w:id="418" w:author="牧野　唯希" w:date="2025-08-01T15:03:00Z" w16du:dateUtc="2025-08-01T06:03:00Z">
        <w:r>
          <w:lastRenderedPageBreak/>
          <w:drawing>
            <wp:inline distT="0" distB="0" distL="0" distR="0" wp14:anchorId="647C7AEC" wp14:editId="6B412F62">
              <wp:extent cx="4669790" cy="2840990"/>
              <wp:effectExtent l="0" t="0" r="0" b="0"/>
              <wp:docPr id="1615412285"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9790" cy="2840990"/>
                      </a:xfrm>
                      <a:prstGeom prst="rect">
                        <a:avLst/>
                      </a:prstGeom>
                      <a:noFill/>
                      <a:ln>
                        <a:noFill/>
                      </a:ln>
                    </pic:spPr>
                  </pic:pic>
                </a:graphicData>
              </a:graphic>
            </wp:inline>
          </w:drawing>
        </w:r>
      </w:ins>
    </w:p>
    <w:p w14:paraId="398160DF" w14:textId="3A1408D3" w:rsidR="009D7A2F" w:rsidRDefault="00E87F3C" w:rsidP="00E87F3C">
      <w:pPr>
        <w:pStyle w:val="ab"/>
        <w:jc w:val="center"/>
        <w:rPr>
          <w:ins w:id="419" w:author="牧野　唯希" w:date="2025-08-01T15:02:00Z" w16du:dateUtc="2025-08-01T06:02:00Z"/>
        </w:rPr>
        <w:pPrChange w:id="420" w:author="牧野　唯希" w:date="2025-08-01T15:04:00Z" w16du:dateUtc="2025-08-01T06:04:00Z">
          <w:pPr>
            <w:pStyle w:val="a9"/>
            <w:jc w:val="left"/>
          </w:pPr>
        </w:pPrChange>
      </w:pPr>
      <w:ins w:id="421" w:author="牧野　唯希" w:date="2025-08-01T15:04:00Z" w16du:dateUtc="2025-08-01T06:04: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17</w:t>
      </w:r>
      <w:ins w:id="422" w:author="牧野　唯希" w:date="2025-08-01T15:04:00Z" w16du:dateUtc="2025-08-01T06:04:00Z">
        <w:r>
          <w:fldChar w:fldCharType="end"/>
        </w:r>
        <w:r>
          <w:rPr>
            <w:rFonts w:hint="eastAsia"/>
          </w:rPr>
          <w:t>ax, ay, az</w:t>
        </w:r>
        <w:r>
          <w:rPr>
            <w:rFonts w:hint="eastAsia"/>
          </w:rPr>
          <w:t>の時間変化</w:t>
        </w:r>
        <w:r>
          <w:rPr>
            <w:rFonts w:hint="eastAsia"/>
          </w:rPr>
          <w:t>(</w:t>
        </w:r>
        <w:r>
          <w:rPr>
            <w:rFonts w:hint="eastAsia"/>
          </w:rPr>
          <w:t>補正済み</w:t>
        </w:r>
        <w:r>
          <w:rPr>
            <w:rFonts w:hint="eastAsia"/>
          </w:rPr>
          <w:t>)</w:t>
        </w:r>
      </w:ins>
    </w:p>
    <w:p w14:paraId="7AA5FB22" w14:textId="77777777" w:rsidR="009D7A2F" w:rsidRDefault="009D7A2F" w:rsidP="00661DA4">
      <w:pPr>
        <w:pStyle w:val="a9"/>
        <w:jc w:val="left"/>
        <w:rPr>
          <w:ins w:id="423" w:author="牧野　唯希" w:date="2025-08-01T15:02:00Z" w16du:dateUtc="2025-08-01T06:02:00Z"/>
        </w:rPr>
      </w:pPr>
    </w:p>
    <w:p w14:paraId="421A23C9" w14:textId="77777777" w:rsidR="00E87F3C" w:rsidRDefault="001972A0" w:rsidP="00E87F3C">
      <w:pPr>
        <w:pStyle w:val="a9"/>
        <w:keepNext/>
        <w:jc w:val="left"/>
        <w:rPr>
          <w:ins w:id="424" w:author="牧野　唯希" w:date="2025-08-01T15:04:00Z" w16du:dateUtc="2025-08-01T06:04:00Z"/>
        </w:rPr>
        <w:pPrChange w:id="425" w:author="牧野　唯希" w:date="2025-08-01T15:04:00Z" w16du:dateUtc="2025-08-01T06:04:00Z">
          <w:pPr>
            <w:pStyle w:val="a9"/>
            <w:jc w:val="left"/>
          </w:pPr>
        </w:pPrChange>
      </w:pPr>
      <w:ins w:id="426" w:author="牧野　唯希" w:date="2025-08-01T15:02:00Z" w16du:dateUtc="2025-08-01T06:02:00Z">
        <w:r>
          <w:drawing>
            <wp:inline distT="0" distB="0" distL="0" distR="0" wp14:anchorId="49C77422" wp14:editId="41A858F8">
              <wp:extent cx="4657725" cy="2834640"/>
              <wp:effectExtent l="0" t="0" r="9525" b="3810"/>
              <wp:docPr id="787851561"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7725" cy="2834640"/>
                      </a:xfrm>
                      <a:prstGeom prst="rect">
                        <a:avLst/>
                      </a:prstGeom>
                      <a:noFill/>
                      <a:ln>
                        <a:noFill/>
                      </a:ln>
                    </pic:spPr>
                  </pic:pic>
                </a:graphicData>
              </a:graphic>
            </wp:inline>
          </w:drawing>
        </w:r>
      </w:ins>
    </w:p>
    <w:p w14:paraId="3294E05C" w14:textId="0A63DA45" w:rsidR="009D7A2F" w:rsidRDefault="00E87F3C" w:rsidP="00E87F3C">
      <w:pPr>
        <w:pStyle w:val="ab"/>
        <w:jc w:val="center"/>
        <w:rPr>
          <w:ins w:id="427" w:author="牧野　唯希" w:date="2025-08-01T15:02:00Z" w16du:dateUtc="2025-08-01T06:02:00Z"/>
        </w:rPr>
        <w:pPrChange w:id="428" w:author="牧野　唯希" w:date="2025-08-01T15:04:00Z" w16du:dateUtc="2025-08-01T06:04:00Z">
          <w:pPr>
            <w:pStyle w:val="a9"/>
            <w:jc w:val="left"/>
          </w:pPr>
        </w:pPrChange>
      </w:pPr>
      <w:ins w:id="429" w:author="牧野　唯希" w:date="2025-08-01T15:04:00Z" w16du:dateUtc="2025-08-01T06:04:00Z">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ins>
      <w:r>
        <w:fldChar w:fldCharType="separate"/>
      </w:r>
      <w:r w:rsidR="007F1E55">
        <w:t>18</w:t>
      </w:r>
      <w:ins w:id="430" w:author="牧野　唯希" w:date="2025-08-01T15:04:00Z" w16du:dateUtc="2025-08-01T06:04:00Z">
        <w:r>
          <w:fldChar w:fldCharType="end"/>
        </w:r>
        <w:r>
          <w:rPr>
            <w:rFonts w:hint="eastAsia"/>
          </w:rPr>
          <w:t>vx, vy, vz</w:t>
        </w:r>
        <w:r>
          <w:rPr>
            <w:rFonts w:hint="eastAsia"/>
          </w:rPr>
          <w:t>の時間変化</w:t>
        </w:r>
        <w:r>
          <w:rPr>
            <w:rFonts w:hint="eastAsia"/>
          </w:rPr>
          <w:t>(</w:t>
        </w:r>
        <w:r>
          <w:rPr>
            <w:rFonts w:hint="eastAsia"/>
          </w:rPr>
          <w:t>補正済み</w:t>
        </w:r>
        <w:r>
          <w:rPr>
            <w:rFonts w:hint="eastAsia"/>
          </w:rPr>
          <w:t>)</w:t>
        </w:r>
      </w:ins>
    </w:p>
    <w:p w14:paraId="29A8F11F" w14:textId="77777777" w:rsidR="001972A0" w:rsidRDefault="001972A0" w:rsidP="00661DA4">
      <w:pPr>
        <w:pStyle w:val="a9"/>
        <w:jc w:val="left"/>
        <w:rPr>
          <w:ins w:id="431" w:author="牧野　唯希" w:date="2025-08-01T15:02:00Z" w16du:dateUtc="2025-08-01T06:02:00Z"/>
        </w:rPr>
      </w:pPr>
    </w:p>
    <w:p w14:paraId="02D64AE6" w14:textId="77777777" w:rsidR="00E87F3C" w:rsidRDefault="001972A0" w:rsidP="00E87F3C">
      <w:pPr>
        <w:pStyle w:val="a9"/>
        <w:keepNext/>
        <w:jc w:val="left"/>
      </w:pPr>
      <w:ins w:id="432" w:author="牧野　唯希" w:date="2025-08-01T15:02:00Z" w16du:dateUtc="2025-08-01T06:02:00Z">
        <w:r>
          <w:lastRenderedPageBreak/>
          <w:drawing>
            <wp:inline distT="0" distB="0" distL="0" distR="0" wp14:anchorId="59299614" wp14:editId="0DE76B77">
              <wp:extent cx="4657725" cy="2840990"/>
              <wp:effectExtent l="0" t="0" r="9525" b="0"/>
              <wp:docPr id="1632827220"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57725" cy="2840990"/>
                      </a:xfrm>
                      <a:prstGeom prst="rect">
                        <a:avLst/>
                      </a:prstGeom>
                      <a:noFill/>
                      <a:ln>
                        <a:noFill/>
                      </a:ln>
                    </pic:spPr>
                  </pic:pic>
                </a:graphicData>
              </a:graphic>
            </wp:inline>
          </w:drawing>
        </w:r>
      </w:ins>
    </w:p>
    <w:p w14:paraId="121862D5" w14:textId="3ABE9EA6" w:rsidR="001972A0" w:rsidRDefault="00E87F3C" w:rsidP="00E87F3C">
      <w:pPr>
        <w:pStyle w:val="ab"/>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1E55">
        <w:t>19</w:t>
      </w:r>
      <w:r>
        <w:fldChar w:fldCharType="end"/>
      </w:r>
      <w:r>
        <w:rPr>
          <w:rFonts w:hint="eastAsia"/>
        </w:rPr>
        <w:t>Lx, Ly Lz, L</w:t>
      </w:r>
      <w:r>
        <w:rPr>
          <w:rFonts w:hint="eastAsia"/>
        </w:rPr>
        <w:t>の時間変化</w:t>
      </w:r>
      <w:r>
        <w:rPr>
          <w:rFonts w:hint="eastAsia"/>
        </w:rPr>
        <w:t>(</w:t>
      </w:r>
      <w:r>
        <w:rPr>
          <w:rFonts w:hint="eastAsia"/>
        </w:rPr>
        <w:t>補正済み</w:t>
      </w:r>
      <w:r>
        <w:rPr>
          <w:rFonts w:hint="eastAsia"/>
        </w:rPr>
        <w:t>)</w:t>
      </w:r>
    </w:p>
    <w:p w14:paraId="574462EE" w14:textId="77777777" w:rsidR="00595FEA" w:rsidRDefault="00595FEA" w:rsidP="00525CB2">
      <w:pPr>
        <w:pStyle w:val="a9"/>
        <w:ind w:left="440"/>
        <w:jc w:val="left"/>
      </w:pPr>
    </w:p>
    <w:p w14:paraId="10F27B2E" w14:textId="4DD6ECFD" w:rsidR="0090461D" w:rsidRDefault="00595FEA" w:rsidP="00525CB2">
      <w:pPr>
        <w:pStyle w:val="a9"/>
        <w:ind w:left="440"/>
        <w:jc w:val="left"/>
      </w:pPr>
      <w:r w:rsidRPr="00595FEA">
        <w:rPr>
          <w:rFonts w:hint="eastAsia"/>
        </w:rPr>
        <w:t>この結果から補正後の</w:t>
      </w:r>
      <w:r w:rsidRPr="00595FEA">
        <w:rPr>
          <w:rFonts w:hint="eastAsia"/>
        </w:rPr>
        <w:t>1</w:t>
      </w:r>
      <w:r w:rsidRPr="00595FEA">
        <w:rPr>
          <w:rFonts w:hint="eastAsia"/>
        </w:rPr>
        <w:t>回目の距離は</w:t>
      </w:r>
      <w:r w:rsidR="00E155CF" w:rsidRPr="00E155CF">
        <w:t>0.344256</w:t>
      </w:r>
      <w:r w:rsidRPr="00595FEA">
        <w:rPr>
          <w:rFonts w:hint="eastAsia"/>
        </w:rPr>
        <w:t>と求められた。</w:t>
      </w:r>
      <w:r w:rsidRPr="00595FEA">
        <w:rPr>
          <w:rFonts w:hint="eastAsia"/>
        </w:rPr>
        <w:t>2</w:t>
      </w:r>
      <w:r w:rsidRPr="00595FEA">
        <w:rPr>
          <w:rFonts w:hint="eastAsia"/>
        </w:rPr>
        <w:t>回目から</w:t>
      </w:r>
      <w:r w:rsidRPr="00595FEA">
        <w:rPr>
          <w:rFonts w:hint="eastAsia"/>
        </w:rPr>
        <w:t>5</w:t>
      </w:r>
      <w:r w:rsidRPr="00595FEA">
        <w:rPr>
          <w:rFonts w:hint="eastAsia"/>
        </w:rPr>
        <w:t>回目の結果は以下の通りである。</w:t>
      </w:r>
    </w:p>
    <w:p w14:paraId="04F92C58" w14:textId="59608444" w:rsidR="00E155CF" w:rsidRDefault="00E155CF" w:rsidP="00E155CF">
      <w:pPr>
        <w:pStyle w:val="ab"/>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F1E55">
        <w:t>5</w:t>
      </w:r>
      <w:r>
        <w:fldChar w:fldCharType="end"/>
      </w:r>
      <w:r w:rsidRPr="00AE0F3A">
        <w:t>n</w:t>
      </w:r>
      <w:r w:rsidRPr="00AE0F3A">
        <w:t>回目の距離</w:t>
      </w:r>
      <w:r>
        <w:rPr>
          <w:rFonts w:hint="eastAsia"/>
        </w:rPr>
        <w:t>(</w:t>
      </w:r>
      <w:r>
        <w:rPr>
          <w:rFonts w:hint="eastAsia"/>
        </w:rPr>
        <w:t>補正済み</w:t>
      </w:r>
      <w:r>
        <w:rPr>
          <w:rFonts w:hint="eastAsia"/>
        </w:rPr>
        <w:t>)</w:t>
      </w:r>
      <w:r w:rsidRPr="00AE0F3A">
        <w:t>と</w:t>
      </w:r>
      <w:r w:rsidRPr="00AE0F3A">
        <w:t>30cm</w:t>
      </w:r>
      <w:r w:rsidRPr="00AE0F3A">
        <w:t>からの差分</w:t>
      </w:r>
    </w:p>
    <w:tbl>
      <w:tblPr>
        <w:tblStyle w:val="ac"/>
        <w:tblW w:w="0" w:type="auto"/>
        <w:jc w:val="center"/>
        <w:tblLook w:val="04A0" w:firstRow="1" w:lastRow="0" w:firstColumn="1" w:lastColumn="0" w:noHBand="0" w:noVBand="1"/>
      </w:tblPr>
      <w:tblGrid>
        <w:gridCol w:w="1093"/>
        <w:gridCol w:w="2648"/>
        <w:gridCol w:w="2454"/>
        <w:gridCol w:w="2633"/>
        <w:tblGridChange w:id="433">
          <w:tblGrid>
            <w:gridCol w:w="1093"/>
            <w:gridCol w:w="2648"/>
            <w:gridCol w:w="2454"/>
            <w:gridCol w:w="2633"/>
          </w:tblGrid>
        </w:tblGridChange>
      </w:tblGrid>
      <w:tr w:rsidR="00595FEA" w14:paraId="5C665E68" w14:textId="77777777" w:rsidTr="00595FEA">
        <w:trPr>
          <w:trHeight w:val="349"/>
          <w:jc w:val="center"/>
          <w:ins w:id="434" w:author="牧野　唯希" w:date="2025-08-01T14:06:00Z" w16du:dateUtc="2025-08-01T05:06:00Z"/>
        </w:trPr>
        <w:tc>
          <w:tcPr>
            <w:tcW w:w="1093" w:type="dxa"/>
          </w:tcPr>
          <w:p w14:paraId="44458C7E" w14:textId="77777777" w:rsidR="00595FEA" w:rsidRDefault="00595FEA" w:rsidP="00CE6C18">
            <w:pPr>
              <w:pStyle w:val="a9"/>
              <w:ind w:left="0"/>
              <w:jc w:val="left"/>
              <w:rPr>
                <w:ins w:id="435" w:author="牧野　唯希" w:date="2025-08-01T14:06:00Z" w16du:dateUtc="2025-08-01T05:06:00Z"/>
                <w:rFonts w:hint="eastAsia"/>
              </w:rPr>
            </w:pPr>
            <w:ins w:id="436" w:author="牧野　唯希" w:date="2025-08-01T14:06:00Z" w16du:dateUtc="2025-08-01T05:06:00Z">
              <w:r>
                <w:rPr>
                  <w:rFonts w:hint="eastAsia"/>
                </w:rPr>
                <w:t>n</w:t>
              </w:r>
              <w:r>
                <w:rPr>
                  <w:rFonts w:hint="eastAsia"/>
                </w:rPr>
                <w:t>回目</w:t>
              </w:r>
            </w:ins>
          </w:p>
        </w:tc>
        <w:tc>
          <w:tcPr>
            <w:tcW w:w="2648" w:type="dxa"/>
          </w:tcPr>
          <w:p w14:paraId="3B2B94B1" w14:textId="77777777" w:rsidR="00595FEA" w:rsidRDefault="00595FEA" w:rsidP="00CE6C18">
            <w:pPr>
              <w:pStyle w:val="a9"/>
              <w:ind w:left="0"/>
              <w:jc w:val="left"/>
              <w:rPr>
                <w:ins w:id="437" w:author="牧野　唯希" w:date="2025-08-01T14:06:00Z" w16du:dateUtc="2025-08-01T05:06:00Z"/>
                <w:rFonts w:hint="eastAsia"/>
              </w:rPr>
            </w:pPr>
            <w:ins w:id="438" w:author="牧野　唯希" w:date="2025-08-01T14:06:00Z" w16du:dateUtc="2025-08-01T05:06:00Z">
              <w:r>
                <w:rPr>
                  <w:rFonts w:hint="eastAsia"/>
                </w:rPr>
                <w:t>距離</w:t>
              </w:r>
              <w:r>
                <w:rPr>
                  <w:rFonts w:hint="eastAsia"/>
                </w:rPr>
                <w:t>[m](</w:t>
              </w:r>
              <w:r>
                <w:rPr>
                  <w:rFonts w:hint="eastAsia"/>
                </w:rPr>
                <w:t>補正無し</w:t>
              </w:r>
              <w:r>
                <w:rPr>
                  <w:rFonts w:hint="eastAsia"/>
                </w:rPr>
                <w:t>)</w:t>
              </w:r>
            </w:ins>
          </w:p>
        </w:tc>
        <w:tc>
          <w:tcPr>
            <w:tcW w:w="2454" w:type="dxa"/>
          </w:tcPr>
          <w:p w14:paraId="4202BE72" w14:textId="5ED7FDE2" w:rsidR="00595FEA" w:rsidRDefault="00595FEA" w:rsidP="00CE6C18">
            <w:pPr>
              <w:pStyle w:val="a9"/>
              <w:ind w:left="0"/>
              <w:jc w:val="left"/>
              <w:rPr>
                <w:rFonts w:hint="eastAsia"/>
              </w:rPr>
            </w:pPr>
            <w:r>
              <w:rPr>
                <w:rFonts w:hint="eastAsia"/>
              </w:rPr>
              <w:t>距離</w:t>
            </w:r>
            <w:r>
              <w:rPr>
                <w:rFonts w:hint="eastAsia"/>
              </w:rPr>
              <w:t>[m](</w:t>
            </w:r>
            <w:r>
              <w:rPr>
                <w:rFonts w:hint="eastAsia"/>
              </w:rPr>
              <w:t>補正済み</w:t>
            </w:r>
            <w:r>
              <w:rPr>
                <w:rFonts w:hint="eastAsia"/>
              </w:rPr>
              <w:t>)</w:t>
            </w:r>
          </w:p>
        </w:tc>
        <w:tc>
          <w:tcPr>
            <w:tcW w:w="2633" w:type="dxa"/>
          </w:tcPr>
          <w:p w14:paraId="11F418C1" w14:textId="6761B9C3" w:rsidR="00595FEA" w:rsidRDefault="00595FEA" w:rsidP="00CE6C18">
            <w:pPr>
              <w:pStyle w:val="a9"/>
              <w:ind w:left="0"/>
              <w:jc w:val="left"/>
              <w:rPr>
                <w:ins w:id="439" w:author="牧野　唯希" w:date="2025-08-01T14:08:00Z" w16du:dateUtc="2025-08-01T05:08:00Z"/>
                <w:rFonts w:hint="eastAsia"/>
              </w:rPr>
            </w:pPr>
            <w:r>
              <w:rPr>
                <w:rFonts w:hint="eastAsia"/>
              </w:rPr>
              <w:t>30cm</w:t>
            </w:r>
            <w:ins w:id="440" w:author="牧野　唯希" w:date="2025-08-01T14:08:00Z" w16du:dateUtc="2025-08-01T05:08:00Z">
              <w:r>
                <w:rPr>
                  <w:rFonts w:hint="eastAsia"/>
                </w:rPr>
                <w:t>からの差</w:t>
              </w:r>
            </w:ins>
            <w:r w:rsidR="0076522C">
              <w:rPr>
                <w:rFonts w:hint="eastAsia"/>
              </w:rPr>
              <w:t>[m]</w:t>
            </w:r>
          </w:p>
        </w:tc>
      </w:tr>
      <w:tr w:rsidR="00595FEA" w14:paraId="7EAC20A0" w14:textId="77777777" w:rsidTr="00595FEA">
        <w:trPr>
          <w:trHeight w:val="361"/>
          <w:jc w:val="center"/>
          <w:ins w:id="441" w:author="牧野　唯希" w:date="2025-08-01T14:06:00Z" w16du:dateUtc="2025-08-01T05:06:00Z"/>
        </w:trPr>
        <w:tc>
          <w:tcPr>
            <w:tcW w:w="1093" w:type="dxa"/>
          </w:tcPr>
          <w:p w14:paraId="5E40A1C2" w14:textId="77777777" w:rsidR="00595FEA" w:rsidRDefault="00595FEA" w:rsidP="00CE6C18">
            <w:pPr>
              <w:pStyle w:val="a9"/>
              <w:ind w:left="0"/>
              <w:jc w:val="left"/>
              <w:rPr>
                <w:ins w:id="442" w:author="牧野　唯希" w:date="2025-08-01T14:06:00Z" w16du:dateUtc="2025-08-01T05:06:00Z"/>
                <w:rFonts w:hint="eastAsia"/>
              </w:rPr>
            </w:pPr>
            <w:ins w:id="443" w:author="牧野　唯希" w:date="2025-08-01T14:06:00Z" w16du:dateUtc="2025-08-01T05:06:00Z">
              <w:r>
                <w:rPr>
                  <w:rFonts w:hint="eastAsia"/>
                </w:rPr>
                <w:t>1</w:t>
              </w:r>
              <w:r>
                <w:rPr>
                  <w:rFonts w:hint="eastAsia"/>
                </w:rPr>
                <w:t>回目</w:t>
              </w:r>
            </w:ins>
          </w:p>
        </w:tc>
        <w:tc>
          <w:tcPr>
            <w:tcW w:w="2648" w:type="dxa"/>
          </w:tcPr>
          <w:p w14:paraId="708A717B" w14:textId="77777777" w:rsidR="00595FEA" w:rsidRPr="006464BD" w:rsidRDefault="00595FEA" w:rsidP="00CE6C18">
            <w:pPr>
              <w:jc w:val="left"/>
              <w:rPr>
                <w:ins w:id="444"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0.176187</w:t>
            </w:r>
          </w:p>
        </w:tc>
        <w:tc>
          <w:tcPr>
            <w:tcW w:w="2454" w:type="dxa"/>
          </w:tcPr>
          <w:p w14:paraId="53F3A815" w14:textId="3D6C3F9D" w:rsidR="00595FEA" w:rsidRDefault="00E155CF" w:rsidP="00CE6C18">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0.344256</w:t>
            </w:r>
          </w:p>
        </w:tc>
        <w:tc>
          <w:tcPr>
            <w:tcW w:w="2633" w:type="dxa"/>
          </w:tcPr>
          <w:p w14:paraId="0A306C01" w14:textId="08267F6D" w:rsidR="00595FEA" w:rsidRDefault="00E155CF" w:rsidP="00CE6C18">
            <w:pPr>
              <w:jc w:val="left"/>
              <w:rPr>
                <w:ins w:id="445"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0.044256</w:t>
            </w:r>
          </w:p>
        </w:tc>
      </w:tr>
      <w:tr w:rsidR="00595FEA" w14:paraId="2D019D25" w14:textId="77777777" w:rsidTr="00595FEA">
        <w:trPr>
          <w:trHeight w:val="361"/>
          <w:jc w:val="center"/>
          <w:ins w:id="446" w:author="牧野　唯希" w:date="2025-08-01T14:06:00Z" w16du:dateUtc="2025-08-01T05:06:00Z"/>
        </w:trPr>
        <w:tc>
          <w:tcPr>
            <w:tcW w:w="1093" w:type="dxa"/>
          </w:tcPr>
          <w:p w14:paraId="2C6C9828" w14:textId="77777777" w:rsidR="00595FEA" w:rsidRDefault="00595FEA" w:rsidP="00CE6C18">
            <w:pPr>
              <w:pStyle w:val="a9"/>
              <w:ind w:left="0"/>
              <w:jc w:val="left"/>
              <w:rPr>
                <w:ins w:id="447" w:author="牧野　唯希" w:date="2025-08-01T14:06:00Z" w16du:dateUtc="2025-08-01T05:06:00Z"/>
                <w:rFonts w:hint="eastAsia"/>
              </w:rPr>
            </w:pPr>
            <w:ins w:id="448" w:author="牧野　唯希" w:date="2025-08-01T14:06:00Z" w16du:dateUtc="2025-08-01T05:06:00Z">
              <w:r>
                <w:rPr>
                  <w:rFonts w:hint="eastAsia"/>
                </w:rPr>
                <w:t>2</w:t>
              </w:r>
              <w:r>
                <w:rPr>
                  <w:rFonts w:hint="eastAsia"/>
                </w:rPr>
                <w:t>回目</w:t>
              </w:r>
            </w:ins>
          </w:p>
        </w:tc>
        <w:tc>
          <w:tcPr>
            <w:tcW w:w="2648" w:type="dxa"/>
          </w:tcPr>
          <w:p w14:paraId="5D15FE16" w14:textId="77777777" w:rsidR="00595FEA" w:rsidRPr="006464BD" w:rsidRDefault="00595FEA" w:rsidP="00CE6C18">
            <w:pPr>
              <w:rPr>
                <w:ins w:id="449"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0.158214</w:t>
            </w:r>
          </w:p>
        </w:tc>
        <w:tc>
          <w:tcPr>
            <w:tcW w:w="2454" w:type="dxa"/>
          </w:tcPr>
          <w:p w14:paraId="5790748A" w14:textId="294854BE" w:rsidR="00595FEA" w:rsidRDefault="009776E7" w:rsidP="00CE6C18">
            <w:pPr>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0.468648</w:t>
            </w:r>
          </w:p>
        </w:tc>
        <w:tc>
          <w:tcPr>
            <w:tcW w:w="2633" w:type="dxa"/>
          </w:tcPr>
          <w:p w14:paraId="2FC17DBE" w14:textId="13090C51" w:rsidR="00595FEA" w:rsidRPr="004E3E2A" w:rsidRDefault="00E155CF" w:rsidP="00CE6C18">
            <w:pPr>
              <w:rPr>
                <w:ins w:id="450"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0.168648</w:t>
            </w:r>
          </w:p>
        </w:tc>
      </w:tr>
      <w:tr w:rsidR="00595FEA" w14:paraId="15DBABD7" w14:textId="77777777" w:rsidTr="00595FEA">
        <w:trPr>
          <w:trHeight w:val="361"/>
          <w:jc w:val="center"/>
          <w:ins w:id="451" w:author="牧野　唯希" w:date="2025-08-01T14:06:00Z" w16du:dateUtc="2025-08-01T05:06:00Z"/>
        </w:trPr>
        <w:tc>
          <w:tcPr>
            <w:tcW w:w="1093" w:type="dxa"/>
          </w:tcPr>
          <w:p w14:paraId="31F653FB" w14:textId="77777777" w:rsidR="00595FEA" w:rsidRDefault="00595FEA" w:rsidP="00CE6C18">
            <w:pPr>
              <w:pStyle w:val="a9"/>
              <w:ind w:left="0"/>
              <w:jc w:val="left"/>
              <w:rPr>
                <w:ins w:id="452" w:author="牧野　唯希" w:date="2025-08-01T14:06:00Z" w16du:dateUtc="2025-08-01T05:06:00Z"/>
                <w:rFonts w:hint="eastAsia"/>
              </w:rPr>
            </w:pPr>
            <w:ins w:id="453" w:author="牧野　唯希" w:date="2025-08-01T14:06:00Z" w16du:dateUtc="2025-08-01T05:06:00Z">
              <w:r>
                <w:rPr>
                  <w:rFonts w:hint="eastAsia"/>
                </w:rPr>
                <w:t>3</w:t>
              </w:r>
              <w:r>
                <w:rPr>
                  <w:rFonts w:hint="eastAsia"/>
                </w:rPr>
                <w:t>回目</w:t>
              </w:r>
            </w:ins>
          </w:p>
        </w:tc>
        <w:tc>
          <w:tcPr>
            <w:tcW w:w="2648" w:type="dxa"/>
          </w:tcPr>
          <w:p w14:paraId="52009F38" w14:textId="77777777" w:rsidR="00595FEA" w:rsidRPr="004E3E2A" w:rsidRDefault="00595FEA" w:rsidP="00CE6C18">
            <w:pPr>
              <w:jc w:val="left"/>
              <w:rPr>
                <w:ins w:id="454"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0.179169</w:t>
            </w:r>
          </w:p>
        </w:tc>
        <w:tc>
          <w:tcPr>
            <w:tcW w:w="2454" w:type="dxa"/>
          </w:tcPr>
          <w:p w14:paraId="495EFCAE" w14:textId="5E10F8FF" w:rsidR="00595FEA" w:rsidRDefault="009776E7" w:rsidP="00CE6C18">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0.340378</w:t>
            </w:r>
          </w:p>
        </w:tc>
        <w:tc>
          <w:tcPr>
            <w:tcW w:w="2633" w:type="dxa"/>
          </w:tcPr>
          <w:p w14:paraId="7CE91BC7" w14:textId="74F0D2FF" w:rsidR="00595FEA" w:rsidRDefault="009776E7" w:rsidP="00CE6C18">
            <w:pPr>
              <w:jc w:val="left"/>
              <w:rPr>
                <w:ins w:id="455"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0.040378</w:t>
            </w:r>
          </w:p>
        </w:tc>
      </w:tr>
      <w:tr w:rsidR="00595FEA" w14:paraId="43FDA981" w14:textId="77777777" w:rsidTr="00595FEA">
        <w:trPr>
          <w:trHeight w:val="373"/>
          <w:jc w:val="center"/>
          <w:ins w:id="456" w:author="牧野　唯希" w:date="2025-08-01T14:06:00Z" w16du:dateUtc="2025-08-01T05:06:00Z"/>
        </w:trPr>
        <w:tc>
          <w:tcPr>
            <w:tcW w:w="1093" w:type="dxa"/>
          </w:tcPr>
          <w:p w14:paraId="275C050A" w14:textId="77777777" w:rsidR="00595FEA" w:rsidRDefault="00595FEA" w:rsidP="00CE6C18">
            <w:pPr>
              <w:pStyle w:val="a9"/>
              <w:ind w:left="0"/>
              <w:jc w:val="left"/>
              <w:rPr>
                <w:ins w:id="457" w:author="牧野　唯希" w:date="2025-08-01T14:06:00Z" w16du:dateUtc="2025-08-01T05:06:00Z"/>
                <w:rFonts w:hint="eastAsia"/>
              </w:rPr>
            </w:pPr>
            <w:ins w:id="458" w:author="牧野　唯希" w:date="2025-08-01T14:06:00Z" w16du:dateUtc="2025-08-01T05:06:00Z">
              <w:r>
                <w:rPr>
                  <w:rFonts w:hint="eastAsia"/>
                </w:rPr>
                <w:t>4</w:t>
              </w:r>
              <w:r>
                <w:rPr>
                  <w:rFonts w:hint="eastAsia"/>
                </w:rPr>
                <w:t>回目</w:t>
              </w:r>
            </w:ins>
          </w:p>
        </w:tc>
        <w:tc>
          <w:tcPr>
            <w:tcW w:w="2648" w:type="dxa"/>
          </w:tcPr>
          <w:p w14:paraId="103A1160" w14:textId="77777777" w:rsidR="00595FEA" w:rsidRPr="00167F89" w:rsidRDefault="00595FEA" w:rsidP="00CE6C18">
            <w:pPr>
              <w:jc w:val="left"/>
              <w:rPr>
                <w:ins w:id="459"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0.447213</w:t>
            </w:r>
          </w:p>
        </w:tc>
        <w:tc>
          <w:tcPr>
            <w:tcW w:w="2454" w:type="dxa"/>
          </w:tcPr>
          <w:p w14:paraId="77D311F5" w14:textId="282454A7" w:rsidR="00595FEA" w:rsidRDefault="00424789" w:rsidP="00CE6C18">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0.346965</w:t>
            </w:r>
          </w:p>
        </w:tc>
        <w:tc>
          <w:tcPr>
            <w:tcW w:w="2633" w:type="dxa"/>
          </w:tcPr>
          <w:p w14:paraId="1EB940F5" w14:textId="77835906" w:rsidR="00595FEA" w:rsidRDefault="00847ACC" w:rsidP="00CE6C18">
            <w:pPr>
              <w:jc w:val="left"/>
              <w:rPr>
                <w:ins w:id="460"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0.046965</w:t>
            </w:r>
          </w:p>
        </w:tc>
      </w:tr>
      <w:tr w:rsidR="00595FEA" w14:paraId="70B90A64" w14:textId="77777777" w:rsidTr="00595FEA">
        <w:trPr>
          <w:trHeight w:val="76"/>
          <w:jc w:val="center"/>
          <w:ins w:id="461" w:author="牧野　唯希" w:date="2025-08-01T14:06:00Z" w16du:dateUtc="2025-08-01T05:06:00Z"/>
        </w:trPr>
        <w:tc>
          <w:tcPr>
            <w:tcW w:w="1093" w:type="dxa"/>
          </w:tcPr>
          <w:p w14:paraId="755CA409" w14:textId="77777777" w:rsidR="00595FEA" w:rsidRDefault="00595FEA" w:rsidP="00CE6C18">
            <w:pPr>
              <w:pStyle w:val="a9"/>
              <w:ind w:left="0"/>
              <w:jc w:val="left"/>
              <w:rPr>
                <w:ins w:id="462" w:author="牧野　唯希" w:date="2025-08-01T14:06:00Z" w16du:dateUtc="2025-08-01T05:06:00Z"/>
                <w:rFonts w:hint="eastAsia"/>
              </w:rPr>
            </w:pPr>
            <w:ins w:id="463" w:author="牧野　唯希" w:date="2025-08-01T14:06:00Z" w16du:dateUtc="2025-08-01T05:06:00Z">
              <w:r>
                <w:rPr>
                  <w:rFonts w:hint="eastAsia"/>
                </w:rPr>
                <w:t>5</w:t>
              </w:r>
              <w:r>
                <w:rPr>
                  <w:rFonts w:hint="eastAsia"/>
                </w:rPr>
                <w:t>回目</w:t>
              </w:r>
            </w:ins>
          </w:p>
        </w:tc>
        <w:tc>
          <w:tcPr>
            <w:tcW w:w="2648" w:type="dxa"/>
          </w:tcPr>
          <w:p w14:paraId="7E0DD5DE" w14:textId="77777777" w:rsidR="00595FEA" w:rsidRPr="00167F89" w:rsidRDefault="00595FEA" w:rsidP="00CE6C18">
            <w:pPr>
              <w:jc w:val="left"/>
              <w:rPr>
                <w:ins w:id="464" w:author="牧野　唯希" w:date="2025-08-01T14:06:00Z" w16du:dateUtc="2025-08-01T05:06: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0.115401</w:t>
            </w:r>
          </w:p>
        </w:tc>
        <w:tc>
          <w:tcPr>
            <w:tcW w:w="2454" w:type="dxa"/>
          </w:tcPr>
          <w:p w14:paraId="3FED9354" w14:textId="65B5FA1F" w:rsidR="00595FEA" w:rsidRDefault="00D178ED" w:rsidP="00D178ED">
            <w:pPr>
              <w:jc w:val="left"/>
              <w:rPr>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0.331911</w:t>
            </w:r>
          </w:p>
        </w:tc>
        <w:tc>
          <w:tcPr>
            <w:tcW w:w="2633" w:type="dxa"/>
          </w:tcPr>
          <w:p w14:paraId="73D2955D" w14:textId="4E8BEA55" w:rsidR="00595FEA" w:rsidRDefault="00424789" w:rsidP="00424789">
            <w:pPr>
              <w:jc w:val="left"/>
              <w:rPr>
                <w:ins w:id="465" w:author="牧野　唯希" w:date="2025-08-01T14:08:00Z" w16du:dateUtc="2025-08-01T05:08:00Z"/>
                <w:rFonts w:ascii="游ゴシック" w:eastAsia="游ゴシック" w:hAnsi="游ゴシック" w:hint="eastAsia"/>
                <w:noProof w:val="0"/>
                <w:color w:val="000000"/>
                <w:sz w:val="22"/>
              </w:rPr>
            </w:pPr>
            <w:r>
              <w:rPr>
                <w:rFonts w:ascii="游ゴシック" w:eastAsia="游ゴシック" w:hAnsi="游ゴシック" w:hint="eastAsia"/>
                <w:color w:val="000000"/>
                <w:sz w:val="22"/>
              </w:rPr>
              <w:t>0.031911</w:t>
            </w:r>
          </w:p>
        </w:tc>
      </w:tr>
    </w:tbl>
    <w:p w14:paraId="5BFCEA1C" w14:textId="77777777" w:rsidR="00FB08DF" w:rsidRDefault="00FB08DF" w:rsidP="00525CB2">
      <w:pPr>
        <w:pStyle w:val="a9"/>
        <w:ind w:left="440"/>
        <w:jc w:val="left"/>
      </w:pPr>
    </w:p>
    <w:p w14:paraId="3FA4A120" w14:textId="0EBA3725" w:rsidR="003B6710" w:rsidRDefault="00C30394" w:rsidP="003B6710">
      <w:pPr>
        <w:pStyle w:val="a9"/>
        <w:ind w:left="440"/>
        <w:jc w:val="left"/>
      </w:pPr>
      <w:r w:rsidRPr="00C30394">
        <w:rPr>
          <w:rFonts w:hint="eastAsia"/>
        </w:rPr>
        <w:t>この表から</w:t>
      </w:r>
      <w:r w:rsidRPr="00C30394">
        <w:rPr>
          <w:rFonts w:hint="eastAsia"/>
        </w:rPr>
        <w:t>2</w:t>
      </w:r>
      <w:r w:rsidRPr="00C30394">
        <w:rPr>
          <w:rFonts w:hint="eastAsia"/>
        </w:rPr>
        <w:t>回目のみ少し誤差が大きくなっているものの、おおむね想定の</w:t>
      </w:r>
      <w:r w:rsidRPr="00C30394">
        <w:rPr>
          <w:rFonts w:hint="eastAsia"/>
        </w:rPr>
        <w:t>30cm</w:t>
      </w:r>
      <w:r w:rsidRPr="00C30394">
        <w:rPr>
          <w:rFonts w:hint="eastAsia"/>
        </w:rPr>
        <w:t>に近い値が計測されていることが分かる。また、</w:t>
      </w:r>
      <w:r w:rsidRPr="00C30394">
        <w:rPr>
          <w:rFonts w:hint="eastAsia"/>
        </w:rPr>
        <w:t>5</w:t>
      </w:r>
      <w:r w:rsidRPr="00C30394">
        <w:rPr>
          <w:rFonts w:hint="eastAsia"/>
        </w:rPr>
        <w:t>回分の平均値をとることで、最終的な距離の推定値は、</w:t>
      </w:r>
      <w:r w:rsidRPr="00C30394">
        <w:rPr>
          <w:rFonts w:hint="eastAsia"/>
        </w:rPr>
        <w:t>0.366432[m]</w:t>
      </w:r>
      <w:r w:rsidRPr="00C30394">
        <w:rPr>
          <w:rFonts w:hint="eastAsia"/>
        </w:rPr>
        <w:t>と求められた。誤差が生じた要因として、課題</w:t>
      </w:r>
      <w:r w:rsidRPr="00C30394">
        <w:rPr>
          <w:rFonts w:hint="eastAsia"/>
        </w:rPr>
        <w:t>1</w:t>
      </w:r>
      <w:r w:rsidRPr="00C30394">
        <w:rPr>
          <w:rFonts w:hint="eastAsia"/>
        </w:rPr>
        <w:t>・課題</w:t>
      </w:r>
      <w:r w:rsidRPr="00C30394">
        <w:rPr>
          <w:rFonts w:hint="eastAsia"/>
        </w:rPr>
        <w:t>2</w:t>
      </w:r>
      <w:r w:rsidRPr="00C30394">
        <w:rPr>
          <w:rFonts w:hint="eastAsia"/>
        </w:rPr>
        <w:t>同様にスマートフォンを手で持って動かしたこと、</w:t>
      </w:r>
      <w:r w:rsidR="00090E15">
        <w:rPr>
          <w:rFonts w:hint="eastAsia"/>
        </w:rPr>
        <w:t>加速度センサーが負の加速度を大きく検知したこと、</w:t>
      </w:r>
      <w:r w:rsidRPr="00C30394">
        <w:rPr>
          <w:rFonts w:hint="eastAsia"/>
        </w:rPr>
        <w:t>加速度の平均値を求める際に止まっている部分も計算に考慮したことが挙げられる。そのほかに、三角定規を設置する際にスマートフォンに厚みがあったため、高さがをきっちり合わせることが出来ず、その分を人の手で調整したために誤差が生じたと考えられる。</w:t>
      </w:r>
    </w:p>
    <w:p w14:paraId="40D5AD6E" w14:textId="77777777" w:rsidR="003B6710" w:rsidRDefault="003B6710" w:rsidP="003B6710">
      <w:pPr>
        <w:pStyle w:val="a9"/>
        <w:ind w:left="440"/>
        <w:jc w:val="left"/>
      </w:pPr>
    </w:p>
    <w:p w14:paraId="24E15B35" w14:textId="77777777" w:rsidR="003B6710" w:rsidRDefault="003B6710" w:rsidP="003B6710">
      <w:pPr>
        <w:pStyle w:val="a9"/>
        <w:ind w:left="440"/>
        <w:jc w:val="left"/>
        <w:rPr>
          <w:rFonts w:hint="eastAsia"/>
        </w:rPr>
      </w:pPr>
    </w:p>
    <w:p w14:paraId="34A365DF" w14:textId="56E97B9F" w:rsidR="00525CB2" w:rsidRDefault="00525CB2" w:rsidP="00525CB2">
      <w:pPr>
        <w:pStyle w:val="a9"/>
        <w:numPr>
          <w:ilvl w:val="0"/>
          <w:numId w:val="1"/>
        </w:numPr>
        <w:jc w:val="left"/>
      </w:pPr>
      <w:r>
        <w:rPr>
          <w:rFonts w:hint="eastAsia"/>
        </w:rPr>
        <w:t>参考文献</w:t>
      </w:r>
    </w:p>
    <w:p w14:paraId="0B83D39A" w14:textId="14E38A7E" w:rsidR="00C30394" w:rsidRDefault="005B442D" w:rsidP="00C30394">
      <w:pPr>
        <w:pStyle w:val="a9"/>
        <w:ind w:left="440"/>
        <w:jc w:val="left"/>
        <w:rPr>
          <w:rFonts w:hint="eastAsia"/>
        </w:rPr>
      </w:pPr>
      <w:r w:rsidRPr="005B442D">
        <w:t>勝間</w:t>
      </w:r>
      <w:r w:rsidRPr="005B442D">
        <w:t xml:space="preserve"> </w:t>
      </w:r>
      <w:r w:rsidRPr="005B442D">
        <w:t>亮</w:t>
      </w:r>
      <w:r w:rsidR="00057E18">
        <w:rPr>
          <w:rFonts w:hint="eastAsia"/>
        </w:rPr>
        <w:t xml:space="preserve">. </w:t>
      </w:r>
      <w:r w:rsidR="00057E18" w:rsidRPr="00057E18">
        <w:rPr>
          <w:rFonts w:hint="eastAsia"/>
        </w:rPr>
        <w:t>テーマ</w:t>
      </w:r>
      <w:r w:rsidR="00057E18" w:rsidRPr="00057E18">
        <w:rPr>
          <w:rFonts w:hint="eastAsia"/>
        </w:rPr>
        <w:t xml:space="preserve"> 2</w:t>
      </w:r>
      <w:r w:rsidR="00057E18" w:rsidRPr="00057E18">
        <w:rPr>
          <w:rFonts w:hint="eastAsia"/>
        </w:rPr>
        <w:t>：加速度センシングとデータ補正</w:t>
      </w:r>
      <w:r w:rsidR="00057E18">
        <w:rPr>
          <w:rFonts w:hint="eastAsia"/>
        </w:rPr>
        <w:t>. 2025</w:t>
      </w:r>
    </w:p>
    <w:sectPr w:rsidR="00C30394" w:rsidSect="00E75448">
      <w:type w:val="continuous"/>
      <w:pgSz w:w="12240" w:h="15840"/>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312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AFF3D38"/>
    <w:multiLevelType w:val="hybridMultilevel"/>
    <w:tmpl w:val="B920973E"/>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2B26FC2"/>
    <w:multiLevelType w:val="multilevel"/>
    <w:tmpl w:val="310E6C06"/>
    <w:lvl w:ilvl="0">
      <w:start w:val="1"/>
      <w:numFmt w:val="decimal"/>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num w:numId="1" w16cid:durableId="1198081897">
    <w:abstractNumId w:val="1"/>
  </w:num>
  <w:num w:numId="2" w16cid:durableId="448745546">
    <w:abstractNumId w:val="0"/>
  </w:num>
  <w:num w:numId="3" w16cid:durableId="12076416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牧野　唯希">
    <w15:presenceInfo w15:providerId="AD" w15:userId="S::sw23263n@st.omu.ac.jp::ae3a697a-4538-4775-ae81-e276d3af3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B2"/>
    <w:rsid w:val="000004BF"/>
    <w:rsid w:val="00015CA5"/>
    <w:rsid w:val="000240C2"/>
    <w:rsid w:val="00036288"/>
    <w:rsid w:val="00055FF4"/>
    <w:rsid w:val="000563A3"/>
    <w:rsid w:val="00057E18"/>
    <w:rsid w:val="00062DE6"/>
    <w:rsid w:val="000737E7"/>
    <w:rsid w:val="00090E15"/>
    <w:rsid w:val="00095D90"/>
    <w:rsid w:val="000C011C"/>
    <w:rsid w:val="000D2E1E"/>
    <w:rsid w:val="000F3796"/>
    <w:rsid w:val="00105BB5"/>
    <w:rsid w:val="00167F89"/>
    <w:rsid w:val="00180946"/>
    <w:rsid w:val="001811B0"/>
    <w:rsid w:val="0018578F"/>
    <w:rsid w:val="001972A0"/>
    <w:rsid w:val="001A0D41"/>
    <w:rsid w:val="001F3376"/>
    <w:rsid w:val="00243EA4"/>
    <w:rsid w:val="00270A25"/>
    <w:rsid w:val="002754E2"/>
    <w:rsid w:val="0027714A"/>
    <w:rsid w:val="00286846"/>
    <w:rsid w:val="002939E4"/>
    <w:rsid w:val="002A0A65"/>
    <w:rsid w:val="002B09FE"/>
    <w:rsid w:val="002B4F90"/>
    <w:rsid w:val="002D36B9"/>
    <w:rsid w:val="002E5675"/>
    <w:rsid w:val="002E585C"/>
    <w:rsid w:val="00305E44"/>
    <w:rsid w:val="00306018"/>
    <w:rsid w:val="00306535"/>
    <w:rsid w:val="00310CB0"/>
    <w:rsid w:val="00324AE7"/>
    <w:rsid w:val="0032639F"/>
    <w:rsid w:val="003326E5"/>
    <w:rsid w:val="00365B15"/>
    <w:rsid w:val="00376CA2"/>
    <w:rsid w:val="00385E41"/>
    <w:rsid w:val="003B6710"/>
    <w:rsid w:val="003D12EF"/>
    <w:rsid w:val="003F41F6"/>
    <w:rsid w:val="00407470"/>
    <w:rsid w:val="00410B6A"/>
    <w:rsid w:val="004210EB"/>
    <w:rsid w:val="00424789"/>
    <w:rsid w:val="00457638"/>
    <w:rsid w:val="00462AAE"/>
    <w:rsid w:val="004656C4"/>
    <w:rsid w:val="00497F0B"/>
    <w:rsid w:val="004B25E9"/>
    <w:rsid w:val="004B76AA"/>
    <w:rsid w:val="004B7DFD"/>
    <w:rsid w:val="004D7A39"/>
    <w:rsid w:val="004E3831"/>
    <w:rsid w:val="004E3E2A"/>
    <w:rsid w:val="004E596E"/>
    <w:rsid w:val="004F29BB"/>
    <w:rsid w:val="004F54B1"/>
    <w:rsid w:val="0050678A"/>
    <w:rsid w:val="00525CB2"/>
    <w:rsid w:val="005343F9"/>
    <w:rsid w:val="00534714"/>
    <w:rsid w:val="00536976"/>
    <w:rsid w:val="005441BF"/>
    <w:rsid w:val="0055576E"/>
    <w:rsid w:val="005714EA"/>
    <w:rsid w:val="00595FEA"/>
    <w:rsid w:val="005A349D"/>
    <w:rsid w:val="005A438F"/>
    <w:rsid w:val="005B0548"/>
    <w:rsid w:val="005B442D"/>
    <w:rsid w:val="005C61B4"/>
    <w:rsid w:val="005E6E88"/>
    <w:rsid w:val="006013C5"/>
    <w:rsid w:val="00611B5D"/>
    <w:rsid w:val="006125E7"/>
    <w:rsid w:val="006367F6"/>
    <w:rsid w:val="00641C8F"/>
    <w:rsid w:val="006443B6"/>
    <w:rsid w:val="006464BD"/>
    <w:rsid w:val="00654836"/>
    <w:rsid w:val="00655C1C"/>
    <w:rsid w:val="00661DA4"/>
    <w:rsid w:val="00682175"/>
    <w:rsid w:val="00684CC6"/>
    <w:rsid w:val="006D3D65"/>
    <w:rsid w:val="006E4B84"/>
    <w:rsid w:val="006F6449"/>
    <w:rsid w:val="00700AF8"/>
    <w:rsid w:val="00722A7F"/>
    <w:rsid w:val="00754423"/>
    <w:rsid w:val="007564C2"/>
    <w:rsid w:val="0076522C"/>
    <w:rsid w:val="007656CC"/>
    <w:rsid w:val="007745E7"/>
    <w:rsid w:val="00793F8B"/>
    <w:rsid w:val="007C13E1"/>
    <w:rsid w:val="007E107E"/>
    <w:rsid w:val="007E1943"/>
    <w:rsid w:val="007F194E"/>
    <w:rsid w:val="007F1E55"/>
    <w:rsid w:val="007F1F7B"/>
    <w:rsid w:val="00805D8F"/>
    <w:rsid w:val="0082674A"/>
    <w:rsid w:val="0082676F"/>
    <w:rsid w:val="008346D7"/>
    <w:rsid w:val="00847ACC"/>
    <w:rsid w:val="00852523"/>
    <w:rsid w:val="00862977"/>
    <w:rsid w:val="008651C9"/>
    <w:rsid w:val="00870AFB"/>
    <w:rsid w:val="00875911"/>
    <w:rsid w:val="00884544"/>
    <w:rsid w:val="008B440E"/>
    <w:rsid w:val="008C443F"/>
    <w:rsid w:val="008D14B2"/>
    <w:rsid w:val="008F4491"/>
    <w:rsid w:val="0090461D"/>
    <w:rsid w:val="00913BFF"/>
    <w:rsid w:val="00921979"/>
    <w:rsid w:val="00930F2E"/>
    <w:rsid w:val="00971C7E"/>
    <w:rsid w:val="00972FD7"/>
    <w:rsid w:val="00973EEC"/>
    <w:rsid w:val="009776E7"/>
    <w:rsid w:val="009A1028"/>
    <w:rsid w:val="009C30E9"/>
    <w:rsid w:val="009C61FF"/>
    <w:rsid w:val="009D0559"/>
    <w:rsid w:val="009D7A2F"/>
    <w:rsid w:val="009E3B48"/>
    <w:rsid w:val="00A452C6"/>
    <w:rsid w:val="00A5670E"/>
    <w:rsid w:val="00AA1A44"/>
    <w:rsid w:val="00AC12F5"/>
    <w:rsid w:val="00AC4FE5"/>
    <w:rsid w:val="00B07F3F"/>
    <w:rsid w:val="00B126CE"/>
    <w:rsid w:val="00B24EA7"/>
    <w:rsid w:val="00B856DD"/>
    <w:rsid w:val="00BB26BE"/>
    <w:rsid w:val="00BC2F2A"/>
    <w:rsid w:val="00BF2F1C"/>
    <w:rsid w:val="00BF59B2"/>
    <w:rsid w:val="00C026BE"/>
    <w:rsid w:val="00C06EB9"/>
    <w:rsid w:val="00C11CFD"/>
    <w:rsid w:val="00C25FEC"/>
    <w:rsid w:val="00C30394"/>
    <w:rsid w:val="00C433D0"/>
    <w:rsid w:val="00C54B8F"/>
    <w:rsid w:val="00C6231B"/>
    <w:rsid w:val="00CC2E7C"/>
    <w:rsid w:val="00CD240C"/>
    <w:rsid w:val="00D10D87"/>
    <w:rsid w:val="00D178ED"/>
    <w:rsid w:val="00D60D5F"/>
    <w:rsid w:val="00D81B96"/>
    <w:rsid w:val="00D83D72"/>
    <w:rsid w:val="00D87749"/>
    <w:rsid w:val="00D94664"/>
    <w:rsid w:val="00DC3A8B"/>
    <w:rsid w:val="00DD51C1"/>
    <w:rsid w:val="00DD6C1A"/>
    <w:rsid w:val="00DE0125"/>
    <w:rsid w:val="00E10DE9"/>
    <w:rsid w:val="00E155CF"/>
    <w:rsid w:val="00E345B9"/>
    <w:rsid w:val="00E472A2"/>
    <w:rsid w:val="00E6184D"/>
    <w:rsid w:val="00E75448"/>
    <w:rsid w:val="00E75544"/>
    <w:rsid w:val="00E75DE6"/>
    <w:rsid w:val="00E87F3C"/>
    <w:rsid w:val="00EA2C54"/>
    <w:rsid w:val="00EB1FB4"/>
    <w:rsid w:val="00EB3B73"/>
    <w:rsid w:val="00EB5979"/>
    <w:rsid w:val="00EC38BE"/>
    <w:rsid w:val="00EF158E"/>
    <w:rsid w:val="00EF6A86"/>
    <w:rsid w:val="00F17FA4"/>
    <w:rsid w:val="00F350A8"/>
    <w:rsid w:val="00F46C09"/>
    <w:rsid w:val="00F50801"/>
    <w:rsid w:val="00F51E12"/>
    <w:rsid w:val="00F523E2"/>
    <w:rsid w:val="00F80448"/>
    <w:rsid w:val="00F94B3C"/>
    <w:rsid w:val="00F95493"/>
    <w:rsid w:val="00F96370"/>
    <w:rsid w:val="00F9793C"/>
    <w:rsid w:val="00FA2BDA"/>
    <w:rsid w:val="00FA78C8"/>
    <w:rsid w:val="00FB08DF"/>
    <w:rsid w:val="00FB5299"/>
    <w:rsid w:val="00FE26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9CDC10"/>
  <w15:chartTrackingRefBased/>
  <w15:docId w15:val="{33456CAF-0B6E-4E66-89A2-1B0C4880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FEA"/>
    <w:rPr>
      <w:noProof/>
    </w:rPr>
  </w:style>
  <w:style w:type="paragraph" w:styleId="1">
    <w:name w:val="heading 1"/>
    <w:basedOn w:val="a"/>
    <w:next w:val="a"/>
    <w:link w:val="10"/>
    <w:uiPriority w:val="9"/>
    <w:qFormat/>
    <w:rsid w:val="00525C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5C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5C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25C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5C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5C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5C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5C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5C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5CB2"/>
    <w:rPr>
      <w:rFonts w:asciiTheme="majorHAnsi" w:eastAsiaTheme="majorEastAsia" w:hAnsiTheme="majorHAnsi" w:cstheme="majorBidi"/>
      <w:noProof/>
      <w:color w:val="000000" w:themeColor="text1"/>
      <w:sz w:val="32"/>
      <w:szCs w:val="32"/>
    </w:rPr>
  </w:style>
  <w:style w:type="character" w:customStyle="1" w:styleId="20">
    <w:name w:val="見出し 2 (文字)"/>
    <w:basedOn w:val="a0"/>
    <w:link w:val="2"/>
    <w:uiPriority w:val="9"/>
    <w:semiHidden/>
    <w:rsid w:val="00525CB2"/>
    <w:rPr>
      <w:rFonts w:asciiTheme="majorHAnsi" w:eastAsiaTheme="majorEastAsia" w:hAnsiTheme="majorHAnsi" w:cstheme="majorBidi"/>
      <w:noProof/>
      <w:color w:val="000000" w:themeColor="text1"/>
      <w:sz w:val="28"/>
      <w:szCs w:val="28"/>
    </w:rPr>
  </w:style>
  <w:style w:type="character" w:customStyle="1" w:styleId="30">
    <w:name w:val="見出し 3 (文字)"/>
    <w:basedOn w:val="a0"/>
    <w:link w:val="3"/>
    <w:uiPriority w:val="9"/>
    <w:semiHidden/>
    <w:rsid w:val="00525CB2"/>
    <w:rPr>
      <w:rFonts w:asciiTheme="majorHAnsi" w:eastAsiaTheme="majorEastAsia" w:hAnsiTheme="majorHAnsi" w:cstheme="majorBidi"/>
      <w:noProof/>
      <w:color w:val="000000" w:themeColor="text1"/>
      <w:sz w:val="24"/>
      <w:szCs w:val="24"/>
    </w:rPr>
  </w:style>
  <w:style w:type="character" w:customStyle="1" w:styleId="40">
    <w:name w:val="見出し 4 (文字)"/>
    <w:basedOn w:val="a0"/>
    <w:link w:val="4"/>
    <w:uiPriority w:val="9"/>
    <w:semiHidden/>
    <w:rsid w:val="00525CB2"/>
    <w:rPr>
      <w:rFonts w:asciiTheme="majorHAnsi" w:eastAsiaTheme="majorEastAsia" w:hAnsiTheme="majorHAnsi" w:cstheme="majorBidi"/>
      <w:noProof/>
      <w:color w:val="000000" w:themeColor="text1"/>
    </w:rPr>
  </w:style>
  <w:style w:type="character" w:customStyle="1" w:styleId="50">
    <w:name w:val="見出し 5 (文字)"/>
    <w:basedOn w:val="a0"/>
    <w:link w:val="5"/>
    <w:uiPriority w:val="9"/>
    <w:semiHidden/>
    <w:rsid w:val="00525CB2"/>
    <w:rPr>
      <w:rFonts w:asciiTheme="majorHAnsi" w:eastAsiaTheme="majorEastAsia" w:hAnsiTheme="majorHAnsi" w:cstheme="majorBidi"/>
      <w:noProof/>
      <w:color w:val="000000" w:themeColor="text1"/>
    </w:rPr>
  </w:style>
  <w:style w:type="character" w:customStyle="1" w:styleId="60">
    <w:name w:val="見出し 6 (文字)"/>
    <w:basedOn w:val="a0"/>
    <w:link w:val="6"/>
    <w:uiPriority w:val="9"/>
    <w:semiHidden/>
    <w:rsid w:val="00525CB2"/>
    <w:rPr>
      <w:rFonts w:asciiTheme="majorHAnsi" w:eastAsiaTheme="majorEastAsia" w:hAnsiTheme="majorHAnsi" w:cstheme="majorBidi"/>
      <w:noProof/>
      <w:color w:val="000000" w:themeColor="text1"/>
    </w:rPr>
  </w:style>
  <w:style w:type="character" w:customStyle="1" w:styleId="70">
    <w:name w:val="見出し 7 (文字)"/>
    <w:basedOn w:val="a0"/>
    <w:link w:val="7"/>
    <w:uiPriority w:val="9"/>
    <w:semiHidden/>
    <w:rsid w:val="00525CB2"/>
    <w:rPr>
      <w:rFonts w:asciiTheme="majorHAnsi" w:eastAsiaTheme="majorEastAsia" w:hAnsiTheme="majorHAnsi" w:cstheme="majorBidi"/>
      <w:noProof/>
      <w:color w:val="000000" w:themeColor="text1"/>
    </w:rPr>
  </w:style>
  <w:style w:type="character" w:customStyle="1" w:styleId="80">
    <w:name w:val="見出し 8 (文字)"/>
    <w:basedOn w:val="a0"/>
    <w:link w:val="8"/>
    <w:uiPriority w:val="9"/>
    <w:semiHidden/>
    <w:rsid w:val="00525CB2"/>
    <w:rPr>
      <w:rFonts w:asciiTheme="majorHAnsi" w:eastAsiaTheme="majorEastAsia" w:hAnsiTheme="majorHAnsi" w:cstheme="majorBidi"/>
      <w:noProof/>
      <w:color w:val="000000" w:themeColor="text1"/>
    </w:rPr>
  </w:style>
  <w:style w:type="character" w:customStyle="1" w:styleId="90">
    <w:name w:val="見出し 9 (文字)"/>
    <w:basedOn w:val="a0"/>
    <w:link w:val="9"/>
    <w:uiPriority w:val="9"/>
    <w:semiHidden/>
    <w:rsid w:val="00525CB2"/>
    <w:rPr>
      <w:rFonts w:asciiTheme="majorHAnsi" w:eastAsiaTheme="majorEastAsia" w:hAnsiTheme="majorHAnsi" w:cstheme="majorBidi"/>
      <w:noProof/>
      <w:color w:val="000000" w:themeColor="text1"/>
    </w:rPr>
  </w:style>
  <w:style w:type="paragraph" w:styleId="a3">
    <w:name w:val="Title"/>
    <w:basedOn w:val="a"/>
    <w:next w:val="a"/>
    <w:link w:val="a4"/>
    <w:uiPriority w:val="10"/>
    <w:qFormat/>
    <w:rsid w:val="00525C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5CB2"/>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525C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5CB2"/>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525CB2"/>
    <w:pPr>
      <w:spacing w:before="160" w:after="160"/>
      <w:jc w:val="center"/>
    </w:pPr>
    <w:rPr>
      <w:i/>
      <w:iCs/>
      <w:color w:val="404040" w:themeColor="text1" w:themeTint="BF"/>
    </w:rPr>
  </w:style>
  <w:style w:type="character" w:customStyle="1" w:styleId="a8">
    <w:name w:val="引用文 (文字)"/>
    <w:basedOn w:val="a0"/>
    <w:link w:val="a7"/>
    <w:uiPriority w:val="29"/>
    <w:rsid w:val="00525CB2"/>
    <w:rPr>
      <w:i/>
      <w:iCs/>
      <w:noProof/>
      <w:color w:val="404040" w:themeColor="text1" w:themeTint="BF"/>
    </w:rPr>
  </w:style>
  <w:style w:type="paragraph" w:styleId="a9">
    <w:name w:val="List Paragraph"/>
    <w:basedOn w:val="a"/>
    <w:uiPriority w:val="34"/>
    <w:qFormat/>
    <w:rsid w:val="00525CB2"/>
    <w:pPr>
      <w:ind w:left="720"/>
      <w:contextualSpacing/>
    </w:pPr>
  </w:style>
  <w:style w:type="character" w:styleId="21">
    <w:name w:val="Intense Emphasis"/>
    <w:basedOn w:val="a0"/>
    <w:uiPriority w:val="21"/>
    <w:qFormat/>
    <w:rsid w:val="00525CB2"/>
    <w:rPr>
      <w:i/>
      <w:iCs/>
      <w:color w:val="0F4761" w:themeColor="accent1" w:themeShade="BF"/>
    </w:rPr>
  </w:style>
  <w:style w:type="paragraph" w:styleId="22">
    <w:name w:val="Intense Quote"/>
    <w:basedOn w:val="a"/>
    <w:next w:val="a"/>
    <w:link w:val="23"/>
    <w:uiPriority w:val="30"/>
    <w:qFormat/>
    <w:rsid w:val="0052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5CB2"/>
    <w:rPr>
      <w:i/>
      <w:iCs/>
      <w:noProof/>
      <w:color w:val="0F4761" w:themeColor="accent1" w:themeShade="BF"/>
    </w:rPr>
  </w:style>
  <w:style w:type="character" w:styleId="24">
    <w:name w:val="Intense Reference"/>
    <w:basedOn w:val="a0"/>
    <w:uiPriority w:val="32"/>
    <w:qFormat/>
    <w:rsid w:val="00525CB2"/>
    <w:rPr>
      <w:b/>
      <w:bCs/>
      <w:smallCaps/>
      <w:color w:val="0F4761" w:themeColor="accent1" w:themeShade="BF"/>
      <w:spacing w:val="5"/>
    </w:rPr>
  </w:style>
  <w:style w:type="character" w:styleId="aa">
    <w:name w:val="Placeholder Text"/>
    <w:basedOn w:val="a0"/>
    <w:uiPriority w:val="99"/>
    <w:semiHidden/>
    <w:rsid w:val="008346D7"/>
    <w:rPr>
      <w:color w:val="666666"/>
    </w:rPr>
  </w:style>
  <w:style w:type="paragraph" w:styleId="ab">
    <w:name w:val="caption"/>
    <w:basedOn w:val="a"/>
    <w:next w:val="a"/>
    <w:uiPriority w:val="35"/>
    <w:unhideWhenUsed/>
    <w:qFormat/>
    <w:rsid w:val="00BF59B2"/>
    <w:rPr>
      <w:b/>
      <w:bCs/>
      <w:szCs w:val="21"/>
    </w:rPr>
  </w:style>
  <w:style w:type="table" w:styleId="ac">
    <w:name w:val="Table Grid"/>
    <w:basedOn w:val="a1"/>
    <w:uiPriority w:val="39"/>
    <w:rsid w:val="005C6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5A349D"/>
    <w:pPr>
      <w:widowControl/>
      <w:jc w:val="left"/>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hart" Target="charts/chart3.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chart" Target="charts/chart1.xml"/><Relationship Id="rId15" Type="http://schemas.openxmlformats.org/officeDocument/2006/relationships/image" Target="media/image7.png"/><Relationship Id="rId23" Type="http://schemas.openxmlformats.org/officeDocument/2006/relationships/image" Target="media/image13.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2/&#21152;&#36895;&#24230;&#36317;&#38626;&#35336;&#31639;_&#25913;&#35330;&#29256;.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tx>
            <c:strRef>
              <c:f>実験1計算!$B$2</c:f>
              <c:strCache>
                <c:ptCount val="1"/>
                <c:pt idx="0">
                  <c:v>ax (m/s^2)</c:v>
                </c:pt>
              </c:strCache>
            </c:strRef>
          </c:tx>
          <c:spPr>
            <a:ln w="25400" cap="rnd">
              <a:noFill/>
              <a:round/>
            </a:ln>
            <a:effectLst/>
          </c:spPr>
          <c:marker>
            <c:symbol val="circle"/>
            <c:size val="5"/>
            <c:spPr>
              <a:solidFill>
                <a:schemeClr val="accent4"/>
              </a:solidFill>
              <a:ln w="9525">
                <a:solidFill>
                  <a:schemeClr val="accent4"/>
                </a:solidFill>
              </a:ln>
              <a:effectLst/>
            </c:spPr>
          </c:marker>
          <c:xVal>
            <c:strRef>
              <c:f>実験1計算!$A$3:$A$502</c:f>
              <c:strCache>
                <c:ptCount val="375"/>
                <c:pt idx="0">
                  <c:v>0</c:v>
                </c:pt>
                <c:pt idx="1">
                  <c:v>0.009915</c:v>
                </c:pt>
                <c:pt idx="2">
                  <c:v>0.010588</c:v>
                </c:pt>
                <c:pt idx="3">
                  <c:v>0.018204</c:v>
                </c:pt>
                <c:pt idx="4">
                  <c:v>0.022066</c:v>
                </c:pt>
                <c:pt idx="5">
                  <c:v>0.031807</c:v>
                </c:pt>
                <c:pt idx="6">
                  <c:v>0.043133</c:v>
                </c:pt>
                <c:pt idx="7">
                  <c:v>0.052075</c:v>
                </c:pt>
                <c:pt idx="8">
                  <c:v>0.062115</c:v>
                </c:pt>
                <c:pt idx="9">
                  <c:v>0.072905</c:v>
                </c:pt>
                <c:pt idx="10">
                  <c:v>0.082366</c:v>
                </c:pt>
                <c:pt idx="11">
                  <c:v>0.097477</c:v>
                </c:pt>
                <c:pt idx="12">
                  <c:v>0.102905</c:v>
                </c:pt>
                <c:pt idx="13">
                  <c:v>0.115584</c:v>
                </c:pt>
                <c:pt idx="14">
                  <c:v>0.122851</c:v>
                </c:pt>
                <c:pt idx="15">
                  <c:v>0.132744</c:v>
                </c:pt>
                <c:pt idx="16">
                  <c:v>0.142985</c:v>
                </c:pt>
                <c:pt idx="17">
                  <c:v>0.153235</c:v>
                </c:pt>
                <c:pt idx="18">
                  <c:v>0.163289</c:v>
                </c:pt>
                <c:pt idx="19">
                  <c:v>0.173571</c:v>
                </c:pt>
                <c:pt idx="20">
                  <c:v>0.183614</c:v>
                </c:pt>
                <c:pt idx="21">
                  <c:v>0.198083</c:v>
                </c:pt>
                <c:pt idx="22">
                  <c:v>0.204311</c:v>
                </c:pt>
                <c:pt idx="23">
                  <c:v>0.223681</c:v>
                </c:pt>
                <c:pt idx="24">
                  <c:v>0.224782</c:v>
                </c:pt>
                <c:pt idx="25">
                  <c:v>0.23371</c:v>
                </c:pt>
                <c:pt idx="26">
                  <c:v>0.24371</c:v>
                </c:pt>
                <c:pt idx="27">
                  <c:v>0.254133</c:v>
                </c:pt>
                <c:pt idx="28">
                  <c:v>0.264323</c:v>
                </c:pt>
                <c:pt idx="29">
                  <c:v>0.278519</c:v>
                </c:pt>
                <c:pt idx="30">
                  <c:v>0.284354</c:v>
                </c:pt>
                <c:pt idx="31">
                  <c:v>0.301079</c:v>
                </c:pt>
                <c:pt idx="32">
                  <c:v>0.304757</c:v>
                </c:pt>
                <c:pt idx="33">
                  <c:v>0.31747</c:v>
                </c:pt>
                <c:pt idx="34">
                  <c:v>0.326752</c:v>
                </c:pt>
                <c:pt idx="35">
                  <c:v>0.334649</c:v>
                </c:pt>
                <c:pt idx="36">
                  <c:v>0.345282</c:v>
                </c:pt>
                <c:pt idx="37">
                  <c:v>0.355042</c:v>
                </c:pt>
                <c:pt idx="38">
                  <c:v>0.365014</c:v>
                </c:pt>
                <c:pt idx="39">
                  <c:v>0.38542</c:v>
                </c:pt>
                <c:pt idx="40">
                  <c:v>0.386075</c:v>
                </c:pt>
                <c:pt idx="41">
                  <c:v>0.397362</c:v>
                </c:pt>
                <c:pt idx="42">
                  <c:v>0.406001</c:v>
                </c:pt>
                <c:pt idx="43">
                  <c:v>0.416485</c:v>
                </c:pt>
                <c:pt idx="44">
                  <c:v>0.428918</c:v>
                </c:pt>
                <c:pt idx="45">
                  <c:v>0.435491</c:v>
                </c:pt>
                <c:pt idx="46">
                  <c:v>0.445814</c:v>
                </c:pt>
                <c:pt idx="47">
                  <c:v>0.455717</c:v>
                </c:pt>
                <c:pt idx="48">
                  <c:v>0.465906</c:v>
                </c:pt>
                <c:pt idx="49">
                  <c:v>0.478237</c:v>
                </c:pt>
                <c:pt idx="50">
                  <c:v>0.485972</c:v>
                </c:pt>
                <c:pt idx="51">
                  <c:v>0.497</c:v>
                </c:pt>
                <c:pt idx="52">
                  <c:v>0.506839</c:v>
                </c:pt>
                <c:pt idx="53">
                  <c:v>0.518573</c:v>
                </c:pt>
                <c:pt idx="54">
                  <c:v>0.527983</c:v>
                </c:pt>
                <c:pt idx="55">
                  <c:v>0.536452</c:v>
                </c:pt>
                <c:pt idx="56">
                  <c:v>0.546818</c:v>
                </c:pt>
                <c:pt idx="57">
                  <c:v>0.557228</c:v>
                </c:pt>
                <c:pt idx="58">
                  <c:v>0.566801</c:v>
                </c:pt>
                <c:pt idx="59">
                  <c:v>0.578977</c:v>
                </c:pt>
                <c:pt idx="60">
                  <c:v>0.587017</c:v>
                </c:pt>
                <c:pt idx="61">
                  <c:v>0.600718</c:v>
                </c:pt>
                <c:pt idx="62">
                  <c:v>0.608345</c:v>
                </c:pt>
                <c:pt idx="63">
                  <c:v>0.621072</c:v>
                </c:pt>
                <c:pt idx="64">
                  <c:v>0.629116</c:v>
                </c:pt>
                <c:pt idx="65">
                  <c:v>0.63756</c:v>
                </c:pt>
                <c:pt idx="66">
                  <c:v>0.647563</c:v>
                </c:pt>
                <c:pt idx="67">
                  <c:v>0.658077</c:v>
                </c:pt>
                <c:pt idx="68">
                  <c:v>0.668141</c:v>
                </c:pt>
                <c:pt idx="69">
                  <c:v>0.680826</c:v>
                </c:pt>
                <c:pt idx="70">
                  <c:v>0.688124</c:v>
                </c:pt>
                <c:pt idx="71">
                  <c:v>0.701905</c:v>
                </c:pt>
                <c:pt idx="72">
                  <c:v>0.708838</c:v>
                </c:pt>
                <c:pt idx="73">
                  <c:v>0.726282</c:v>
                </c:pt>
                <c:pt idx="74">
                  <c:v>0.729361</c:v>
                </c:pt>
                <c:pt idx="75">
                  <c:v>0.74062</c:v>
                </c:pt>
                <c:pt idx="76">
                  <c:v>0.748391</c:v>
                </c:pt>
                <c:pt idx="77">
                  <c:v>0.758583</c:v>
                </c:pt>
                <c:pt idx="78">
                  <c:v>0.76966</c:v>
                </c:pt>
                <c:pt idx="79">
                  <c:v>0.786061</c:v>
                </c:pt>
                <c:pt idx="80">
                  <c:v>0.789416</c:v>
                </c:pt>
                <c:pt idx="81">
                  <c:v>0.808363</c:v>
                </c:pt>
                <c:pt idx="82">
                  <c:v>0.809809</c:v>
                </c:pt>
                <c:pt idx="83">
                  <c:v>0.819462</c:v>
                </c:pt>
                <c:pt idx="84">
                  <c:v>0.83092</c:v>
                </c:pt>
                <c:pt idx="85">
                  <c:v>0.839179</c:v>
                </c:pt>
                <c:pt idx="86">
                  <c:v>0.849297</c:v>
                </c:pt>
                <c:pt idx="87">
                  <c:v>0.859463</c:v>
                </c:pt>
                <c:pt idx="88">
                  <c:v>0.869456</c:v>
                </c:pt>
                <c:pt idx="89">
                  <c:v>0.886411</c:v>
                </c:pt>
                <c:pt idx="90">
                  <c:v>0.891221</c:v>
                </c:pt>
                <c:pt idx="91">
                  <c:v>0.906359</c:v>
                </c:pt>
                <c:pt idx="92">
                  <c:v>0.910477</c:v>
                </c:pt>
                <c:pt idx="93">
                  <c:v>0.920133</c:v>
                </c:pt>
                <c:pt idx="94">
                  <c:v>0.93086</c:v>
                </c:pt>
                <c:pt idx="95">
                  <c:v>0.940233</c:v>
                </c:pt>
                <c:pt idx="96">
                  <c:v>0.950144</c:v>
                </c:pt>
                <c:pt idx="97">
                  <c:v>0.9605</c:v>
                </c:pt>
                <c:pt idx="98">
                  <c:v>0.970674</c:v>
                </c:pt>
                <c:pt idx="99">
                  <c:v>0.985163</c:v>
                </c:pt>
                <c:pt idx="100">
                  <c:v>0.991999</c:v>
                </c:pt>
                <c:pt idx="101">
                  <c:v>1.002731</c:v>
                </c:pt>
                <c:pt idx="102">
                  <c:v>1.010995</c:v>
                </c:pt>
                <c:pt idx="103">
                  <c:v>1.020982</c:v>
                </c:pt>
                <c:pt idx="104">
                  <c:v>1.031433</c:v>
                </c:pt>
                <c:pt idx="105">
                  <c:v>1.040914</c:v>
                </c:pt>
                <c:pt idx="106">
                  <c:v>1.051197</c:v>
                </c:pt>
                <c:pt idx="107">
                  <c:v>1.061886</c:v>
                </c:pt>
                <c:pt idx="108">
                  <c:v>1.071626</c:v>
                </c:pt>
                <c:pt idx="109">
                  <c:v>1.083597</c:v>
                </c:pt>
                <c:pt idx="110">
                  <c:v>1.091731</c:v>
                </c:pt>
                <c:pt idx="111">
                  <c:v>1.10264</c:v>
                </c:pt>
                <c:pt idx="112">
                  <c:v>1.112077</c:v>
                </c:pt>
                <c:pt idx="113">
                  <c:v>1.12189</c:v>
                </c:pt>
                <c:pt idx="114">
                  <c:v>1.13363</c:v>
                </c:pt>
                <c:pt idx="115">
                  <c:v>1.142231</c:v>
                </c:pt>
                <c:pt idx="116">
                  <c:v>1.152145</c:v>
                </c:pt>
                <c:pt idx="117">
                  <c:v>1.162363</c:v>
                </c:pt>
                <c:pt idx="118">
                  <c:v>1.172289</c:v>
                </c:pt>
                <c:pt idx="119">
                  <c:v>1.186851</c:v>
                </c:pt>
                <c:pt idx="120">
                  <c:v>1.192793</c:v>
                </c:pt>
                <c:pt idx="121">
                  <c:v>1.206906</c:v>
                </c:pt>
                <c:pt idx="122">
                  <c:v>1.215784</c:v>
                </c:pt>
                <c:pt idx="123">
                  <c:v>1.222677</c:v>
                </c:pt>
                <c:pt idx="124">
                  <c:v>1.233135</c:v>
                </c:pt>
                <c:pt idx="125">
                  <c:v>1.243306</c:v>
                </c:pt>
                <c:pt idx="126">
                  <c:v>1.253364</c:v>
                </c:pt>
                <c:pt idx="127">
                  <c:v>1.266775</c:v>
                </c:pt>
                <c:pt idx="128">
                  <c:v>1.273471</c:v>
                </c:pt>
                <c:pt idx="129">
                  <c:v>1.28639</c:v>
                </c:pt>
                <c:pt idx="130">
                  <c:v>1.293374</c:v>
                </c:pt>
                <c:pt idx="131">
                  <c:v>1.303354</c:v>
                </c:pt>
                <c:pt idx="132">
                  <c:v>1.319843</c:v>
                </c:pt>
                <c:pt idx="133">
                  <c:v>1.323504</c:v>
                </c:pt>
                <c:pt idx="134">
                  <c:v>1.333611</c:v>
                </c:pt>
                <c:pt idx="135">
                  <c:v>1.343739</c:v>
                </c:pt>
                <c:pt idx="136">
                  <c:v>1.354059</c:v>
                </c:pt>
                <c:pt idx="137">
                  <c:v>1.367712</c:v>
                </c:pt>
                <c:pt idx="138">
                  <c:v>1.374061</c:v>
                </c:pt>
                <c:pt idx="139">
                  <c:v>1.38635</c:v>
                </c:pt>
                <c:pt idx="140">
                  <c:v>1.39426</c:v>
                </c:pt>
                <c:pt idx="141">
                  <c:v>1.407725</c:v>
                </c:pt>
                <c:pt idx="142">
                  <c:v>1.419659</c:v>
                </c:pt>
                <c:pt idx="143">
                  <c:v>1.424685</c:v>
                </c:pt>
                <c:pt idx="144">
                  <c:v>1.434938</c:v>
                </c:pt>
                <c:pt idx="145">
                  <c:v>1.444797</c:v>
                </c:pt>
                <c:pt idx="146">
                  <c:v>1.455116</c:v>
                </c:pt>
                <c:pt idx="147">
                  <c:v>1.467445</c:v>
                </c:pt>
                <c:pt idx="148">
                  <c:v>1.475327</c:v>
                </c:pt>
                <c:pt idx="149">
                  <c:v>1.489447</c:v>
                </c:pt>
                <c:pt idx="150">
                  <c:v>1.495184</c:v>
                </c:pt>
                <c:pt idx="151">
                  <c:v>1.505488</c:v>
                </c:pt>
                <c:pt idx="152">
                  <c:v>1.516986</c:v>
                </c:pt>
                <c:pt idx="153">
                  <c:v>1.525376</c:v>
                </c:pt>
                <c:pt idx="154">
                  <c:v>1.535531</c:v>
                </c:pt>
                <c:pt idx="155">
                  <c:v>1.545811</c:v>
                </c:pt>
                <c:pt idx="156">
                  <c:v>1.555873</c:v>
                </c:pt>
                <c:pt idx="157">
                  <c:v>1.567381</c:v>
                </c:pt>
                <c:pt idx="158">
                  <c:v>1.576184</c:v>
                </c:pt>
                <c:pt idx="159">
                  <c:v>1.593503</c:v>
                </c:pt>
                <c:pt idx="160">
                  <c:v>1.596388</c:v>
                </c:pt>
                <c:pt idx="161">
                  <c:v>1.620421</c:v>
                </c:pt>
                <c:pt idx="162">
                  <c:v>1.621321</c:v>
                </c:pt>
                <c:pt idx="163">
                  <c:v>1.626884</c:v>
                </c:pt>
                <c:pt idx="164">
                  <c:v>1.639621</c:v>
                </c:pt>
                <c:pt idx="165">
                  <c:v>1.646724</c:v>
                </c:pt>
                <c:pt idx="166">
                  <c:v>1.65857</c:v>
                </c:pt>
                <c:pt idx="167">
                  <c:v>1.674968</c:v>
                </c:pt>
                <c:pt idx="168">
                  <c:v>1.676868</c:v>
                </c:pt>
                <c:pt idx="169">
                  <c:v>1.689096</c:v>
                </c:pt>
                <c:pt idx="170">
                  <c:v>1.697311</c:v>
                </c:pt>
                <c:pt idx="171">
                  <c:v>1.718497</c:v>
                </c:pt>
                <c:pt idx="172">
                  <c:v>1.719064</c:v>
                </c:pt>
                <c:pt idx="173">
                  <c:v>1.727315</c:v>
                </c:pt>
                <c:pt idx="174">
                  <c:v>1.743704</c:v>
                </c:pt>
                <c:pt idx="175">
                  <c:v>1.747707</c:v>
                </c:pt>
                <c:pt idx="176">
                  <c:v>1.760788</c:v>
                </c:pt>
                <c:pt idx="177">
                  <c:v>1.774956</c:v>
                </c:pt>
                <c:pt idx="178">
                  <c:v>1.777688</c:v>
                </c:pt>
                <c:pt idx="179">
                  <c:v>1.790857</c:v>
                </c:pt>
                <c:pt idx="180">
                  <c:v>1.797928</c:v>
                </c:pt>
                <c:pt idx="181">
                  <c:v>1.814457</c:v>
                </c:pt>
                <c:pt idx="182">
                  <c:v>1.822807</c:v>
                </c:pt>
                <c:pt idx="183">
                  <c:v>1.828037</c:v>
                </c:pt>
                <c:pt idx="184">
                  <c:v>1.840309</c:v>
                </c:pt>
                <c:pt idx="185">
                  <c:v>1.848309</c:v>
                </c:pt>
                <c:pt idx="186">
                  <c:v>1.861793</c:v>
                </c:pt>
                <c:pt idx="187">
                  <c:v>1.875961</c:v>
                </c:pt>
                <c:pt idx="188">
                  <c:v>1.878622</c:v>
                </c:pt>
                <c:pt idx="189">
                  <c:v>1.895707</c:v>
                </c:pt>
                <c:pt idx="190">
                  <c:v>1.899093</c:v>
                </c:pt>
                <c:pt idx="191">
                  <c:v>1.920884</c:v>
                </c:pt>
                <c:pt idx="192">
                  <c:v>1.92155</c:v>
                </c:pt>
                <c:pt idx="193">
                  <c:v>1.930366</c:v>
                </c:pt>
                <c:pt idx="194">
                  <c:v>1.939467</c:v>
                </c:pt>
                <c:pt idx="195">
                  <c:v>1.949515</c:v>
                </c:pt>
                <c:pt idx="196">
                  <c:v>1.968203</c:v>
                </c:pt>
                <c:pt idx="197">
                  <c:v>1.970748</c:v>
                </c:pt>
                <c:pt idx="198">
                  <c:v>1.979872</c:v>
                </c:pt>
                <c:pt idx="199">
                  <c:v>1.998119</c:v>
                </c:pt>
                <c:pt idx="200">
                  <c:v>2.000065</c:v>
                </c:pt>
                <c:pt idx="201">
                  <c:v>2.020881</c:v>
                </c:pt>
                <c:pt idx="202">
                  <c:v>2.021692</c:v>
                </c:pt>
                <c:pt idx="203">
                  <c:v>2.030502</c:v>
                </c:pt>
                <c:pt idx="204">
                  <c:v>2.042223</c:v>
                </c:pt>
                <c:pt idx="205">
                  <c:v>2.050226</c:v>
                </c:pt>
                <c:pt idx="206">
                  <c:v>2.060277</c:v>
                </c:pt>
                <c:pt idx="207">
                  <c:v>2.088803</c:v>
                </c:pt>
                <c:pt idx="208">
                  <c:v>2.089367</c:v>
                </c:pt>
                <c:pt idx="209">
                  <c:v>2.096079</c:v>
                </c:pt>
                <c:pt idx="210">
                  <c:v>2.100519</c:v>
                </c:pt>
                <c:pt idx="211">
                  <c:v>2.117049</c:v>
                </c:pt>
                <c:pt idx="212">
                  <c:v>2.124075</c:v>
                </c:pt>
                <c:pt idx="213">
                  <c:v>2.130862</c:v>
                </c:pt>
                <c:pt idx="214">
                  <c:v>2.141092</c:v>
                </c:pt>
                <c:pt idx="215">
                  <c:v>2.159608</c:v>
                </c:pt>
                <c:pt idx="216">
                  <c:v>2.161174</c:v>
                </c:pt>
                <c:pt idx="217">
                  <c:v>2.178932</c:v>
                </c:pt>
                <c:pt idx="218">
                  <c:v>2.181477</c:v>
                </c:pt>
                <c:pt idx="219">
                  <c:v>2.195153</c:v>
                </c:pt>
                <c:pt idx="220">
                  <c:v>2.225772</c:v>
                </c:pt>
                <c:pt idx="221">
                  <c:v>2.227531</c:v>
                </c:pt>
                <c:pt idx="222">
                  <c:v>2.2284</c:v>
                </c:pt>
                <c:pt idx="223">
                  <c:v>2.234888</c:v>
                </c:pt>
                <c:pt idx="224">
                  <c:v>2.24192</c:v>
                </c:pt>
                <c:pt idx="225">
                  <c:v>2.252101</c:v>
                </c:pt>
                <c:pt idx="226">
                  <c:v>2.261966</c:v>
                </c:pt>
                <c:pt idx="227">
                  <c:v>2.279891</c:v>
                </c:pt>
                <c:pt idx="228">
                  <c:v>2.287297</c:v>
                </c:pt>
                <c:pt idx="229">
                  <c:v>2.299448</c:v>
                </c:pt>
                <c:pt idx="230">
                  <c:v>2.307181</c:v>
                </c:pt>
                <c:pt idx="231">
                  <c:v>2.312846</c:v>
                </c:pt>
                <c:pt idx="232">
                  <c:v>2.324332</c:v>
                </c:pt>
                <c:pt idx="233">
                  <c:v>2.332865</c:v>
                </c:pt>
                <c:pt idx="234">
                  <c:v>2.342713</c:v>
                </c:pt>
                <c:pt idx="235">
                  <c:v>2.355747</c:v>
                </c:pt>
                <c:pt idx="236">
                  <c:v>2.362936</c:v>
                </c:pt>
                <c:pt idx="237">
                  <c:v>2.376231</c:v>
                </c:pt>
                <c:pt idx="238">
                  <c:v>2.383378</c:v>
                </c:pt>
                <c:pt idx="239">
                  <c:v>2.393699</c:v>
                </c:pt>
                <c:pt idx="240">
                  <c:v>2.409718</c:v>
                </c:pt>
                <c:pt idx="241">
                  <c:v>2.413449</c:v>
                </c:pt>
                <c:pt idx="242">
                  <c:v>2.425906</c:v>
                </c:pt>
                <c:pt idx="243">
                  <c:v>2.433584</c:v>
                </c:pt>
                <c:pt idx="244">
                  <c:v>2.443791</c:v>
                </c:pt>
                <c:pt idx="245">
                  <c:v>2.455281</c:v>
                </c:pt>
                <c:pt idx="246">
                  <c:v>2.463996</c:v>
                </c:pt>
                <c:pt idx="247">
                  <c:v>2.475448</c:v>
                </c:pt>
                <c:pt idx="248">
                  <c:v>2.484431</c:v>
                </c:pt>
                <c:pt idx="249">
                  <c:v>2.494789</c:v>
                </c:pt>
                <c:pt idx="250">
                  <c:v>2.513413</c:v>
                </c:pt>
                <c:pt idx="251">
                  <c:v>2.514623</c:v>
                </c:pt>
                <c:pt idx="252">
                  <c:v>2.532725</c:v>
                </c:pt>
                <c:pt idx="253">
                  <c:v>2.534647</c:v>
                </c:pt>
                <c:pt idx="254">
                  <c:v>2.547448</c:v>
                </c:pt>
                <c:pt idx="255">
                  <c:v>2.56482</c:v>
                </c:pt>
                <c:pt idx="256">
                  <c:v>2.565662</c:v>
                </c:pt>
                <c:pt idx="257">
                  <c:v>2.58031</c:v>
                </c:pt>
                <c:pt idx="258">
                  <c:v>2.585023</c:v>
                </c:pt>
                <c:pt idx="259">
                  <c:v>2.595828</c:v>
                </c:pt>
                <c:pt idx="260">
                  <c:v>2.622733</c:v>
                </c:pt>
                <c:pt idx="261">
                  <c:v>2.623903</c:v>
                </c:pt>
                <c:pt idx="262">
                  <c:v>2.630726</c:v>
                </c:pt>
                <c:pt idx="263">
                  <c:v>2.635408</c:v>
                </c:pt>
                <c:pt idx="264">
                  <c:v>2.645599</c:v>
                </c:pt>
                <c:pt idx="265">
                  <c:v>2.660664</c:v>
                </c:pt>
                <c:pt idx="266">
                  <c:v>2.66555</c:v>
                </c:pt>
                <c:pt idx="267">
                  <c:v>2.679832</c:v>
                </c:pt>
                <c:pt idx="268">
                  <c:v>2.685793</c:v>
                </c:pt>
                <c:pt idx="269">
                  <c:v>2.696075</c:v>
                </c:pt>
                <c:pt idx="270">
                  <c:v>2.706453</c:v>
                </c:pt>
                <c:pt idx="271">
                  <c:v>2.71651</c:v>
                </c:pt>
                <c:pt idx="272">
                  <c:v>2.726479</c:v>
                </c:pt>
                <c:pt idx="273">
                  <c:v>2.736284</c:v>
                </c:pt>
                <c:pt idx="274">
                  <c:v>2.746282</c:v>
                </c:pt>
                <c:pt idx="275">
                  <c:v>2.756917</c:v>
                </c:pt>
                <c:pt idx="276">
                  <c:v>2.766727</c:v>
                </c:pt>
                <c:pt idx="277">
                  <c:v>2.776884</c:v>
                </c:pt>
                <c:pt idx="278">
                  <c:v>2.78713</c:v>
                </c:pt>
                <c:pt idx="279">
                  <c:v>2.796831</c:v>
                </c:pt>
                <c:pt idx="280">
                  <c:v>2.807512</c:v>
                </c:pt>
                <c:pt idx="281">
                  <c:v>2.81729</c:v>
                </c:pt>
                <c:pt idx="282">
                  <c:v>2.827144</c:v>
                </c:pt>
                <c:pt idx="283">
                  <c:v>2.837278</c:v>
                </c:pt>
                <c:pt idx="284">
                  <c:v>2.847392</c:v>
                </c:pt>
                <c:pt idx="285">
                  <c:v>2.858328</c:v>
                </c:pt>
                <c:pt idx="286">
                  <c:v>2.86898</c:v>
                </c:pt>
                <c:pt idx="287">
                  <c:v>2.878829</c:v>
                </c:pt>
                <c:pt idx="288">
                  <c:v>2.887722</c:v>
                </c:pt>
                <c:pt idx="289">
                  <c:v>2.897894</c:v>
                </c:pt>
                <c:pt idx="290">
                  <c:v>2.913705</c:v>
                </c:pt>
                <c:pt idx="291">
                  <c:v>2.918008</c:v>
                </c:pt>
                <c:pt idx="292">
                  <c:v>2.928389</c:v>
                </c:pt>
                <c:pt idx="293">
                  <c:v>2.938099</c:v>
                </c:pt>
                <c:pt idx="294">
                  <c:v>2.948237</c:v>
                </c:pt>
                <c:pt idx="295">
                  <c:v>2.959005</c:v>
                </c:pt>
                <c:pt idx="296">
                  <c:v>2.968498</c:v>
                </c:pt>
                <c:pt idx="297">
                  <c:v>2.979312</c:v>
                </c:pt>
                <c:pt idx="298">
                  <c:v>2.98862</c:v>
                </c:pt>
                <c:pt idx="299">
                  <c:v>2.998733</c:v>
                </c:pt>
                <c:pt idx="300">
                  <c:v>3.011192</c:v>
                </c:pt>
                <c:pt idx="301">
                  <c:v>3.01887</c:v>
                </c:pt>
                <c:pt idx="302">
                  <c:v>3.029134</c:v>
                </c:pt>
                <c:pt idx="303">
                  <c:v>3.043423</c:v>
                </c:pt>
                <c:pt idx="304">
                  <c:v>3.049192</c:v>
                </c:pt>
                <c:pt idx="305">
                  <c:v>3.059624</c:v>
                </c:pt>
                <c:pt idx="306">
                  <c:v>3.070072</c:v>
                </c:pt>
                <c:pt idx="307">
                  <c:v>3.079726</c:v>
                </c:pt>
                <c:pt idx="308">
                  <c:v>3.098626</c:v>
                </c:pt>
                <c:pt idx="309">
                  <c:v>3.100165</c:v>
                </c:pt>
                <c:pt idx="310">
                  <c:v>3.109777</c:v>
                </c:pt>
                <c:pt idx="311">
                  <c:v>3.119821</c:v>
                </c:pt>
                <c:pt idx="312">
                  <c:v>3.136965</c:v>
                </c:pt>
                <c:pt idx="313">
                  <c:v>3.148785</c:v>
                </c:pt>
                <c:pt idx="314">
                  <c:v>3.150665</c:v>
                </c:pt>
                <c:pt idx="315">
                  <c:v>3.178972</c:v>
                </c:pt>
                <c:pt idx="316">
                  <c:v>3.17995</c:v>
                </c:pt>
                <c:pt idx="317">
                  <c:v>3.186059</c:v>
                </c:pt>
                <c:pt idx="318">
                  <c:v>3.2012</c:v>
                </c:pt>
                <c:pt idx="319">
                  <c:v>3.201775</c:v>
                </c:pt>
                <c:pt idx="320">
                  <c:v>3.21952</c:v>
                </c:pt>
                <c:pt idx="321">
                  <c:v>3.22066</c:v>
                </c:pt>
                <c:pt idx="322">
                  <c:v>3.231312</c:v>
                </c:pt>
                <c:pt idx="323">
                  <c:v>3.243236</c:v>
                </c:pt>
                <c:pt idx="324">
                  <c:v>3.250916</c:v>
                </c:pt>
                <c:pt idx="325">
                  <c:v>3.260975</c:v>
                </c:pt>
                <c:pt idx="326">
                  <c:v>3.271099</c:v>
                </c:pt>
                <c:pt idx="327">
                  <c:v>3.281301</c:v>
                </c:pt>
                <c:pt idx="328">
                  <c:v>3.297152</c:v>
                </c:pt>
                <c:pt idx="329">
                  <c:v>3.303264</c:v>
                </c:pt>
                <c:pt idx="330">
                  <c:v>3.317113</c:v>
                </c:pt>
                <c:pt idx="331">
                  <c:v>3.32726</c:v>
                </c:pt>
                <c:pt idx="332">
                  <c:v>3.331967</c:v>
                </c:pt>
                <c:pt idx="333">
                  <c:v>3.343981</c:v>
                </c:pt>
                <c:pt idx="334">
                  <c:v>3.352073</c:v>
                </c:pt>
                <c:pt idx="335">
                  <c:v>3.367233</c:v>
                </c:pt>
                <c:pt idx="336">
                  <c:v>3.372942</c:v>
                </c:pt>
                <c:pt idx="337">
                  <c:v>3.38445</c:v>
                </c:pt>
                <c:pt idx="338">
                  <c:v>3.398164</c:v>
                </c:pt>
                <c:pt idx="339">
                  <c:v>3.405694</c:v>
                </c:pt>
                <c:pt idx="340">
                  <c:v>3.415195</c:v>
                </c:pt>
                <c:pt idx="341">
                  <c:v>3.422383</c:v>
                </c:pt>
                <c:pt idx="342">
                  <c:v>3.432711</c:v>
                </c:pt>
                <c:pt idx="343">
                  <c:v>3.443761</c:v>
                </c:pt>
                <c:pt idx="344">
                  <c:v>3.452879</c:v>
                </c:pt>
                <c:pt idx="345">
                  <c:v>3.46304</c:v>
                </c:pt>
                <c:pt idx="346">
                  <c:v>3.473351</c:v>
                </c:pt>
                <c:pt idx="347">
                  <c:v>3.484933</c:v>
                </c:pt>
                <c:pt idx="348">
                  <c:v>3.503992</c:v>
                </c:pt>
                <c:pt idx="349">
                  <c:v>3.504531</c:v>
                </c:pt>
                <c:pt idx="350">
                  <c:v>3.513873</c:v>
                </c:pt>
                <c:pt idx="351">
                  <c:v>3.523734</c:v>
                </c:pt>
                <c:pt idx="352">
                  <c:v>3.534075</c:v>
                </c:pt>
                <c:pt idx="353">
                  <c:v>3.545379</c:v>
                </c:pt>
                <c:pt idx="354">
                  <c:v>3.553839</c:v>
                </c:pt>
                <c:pt idx="355">
                  <c:v>3.563737</c:v>
                </c:pt>
                <c:pt idx="356">
                  <c:v>3.573897</c:v>
                </c:pt>
                <c:pt idx="357">
                  <c:v>3.584059</c:v>
                </c:pt>
                <c:pt idx="358">
                  <c:v>3.596314</c:v>
                </c:pt>
                <c:pt idx="359">
                  <c:v>3.604064</c:v>
                </c:pt>
                <c:pt idx="360">
                  <c:v>3.614283</c:v>
                </c:pt>
                <c:pt idx="361">
                  <c:v>3.624454</c:v>
                </c:pt>
                <c:pt idx="362">
                  <c:v>3.634635</c:v>
                </c:pt>
                <c:pt idx="363">
                  <c:v>3.645461</c:v>
                </c:pt>
                <c:pt idx="364">
                  <c:v>3.65458</c:v>
                </c:pt>
                <c:pt idx="365">
                  <c:v>3.664795</c:v>
                </c:pt>
                <c:pt idx="366">
                  <c:v>3.674779</c:v>
                </c:pt>
                <c:pt idx="367">
                  <c:v>3.68493</c:v>
                </c:pt>
                <c:pt idx="368">
                  <c:v>3.698151</c:v>
                </c:pt>
                <c:pt idx="369">
                  <c:v>3.705284</c:v>
                </c:pt>
                <c:pt idx="370">
                  <c:v>3.715629</c:v>
                </c:pt>
                <c:pt idx="371">
                  <c:v>3.725397</c:v>
                </c:pt>
                <c:pt idx="372">
                  <c:v>3.735512</c:v>
                </c:pt>
                <c:pt idx="373">
                  <c:v>3.746258</c:v>
                </c:pt>
                <c:pt idx="374">
                  <c:v>3.756568</c:v>
                </c:pt>
              </c:strCache>
            </c:strRef>
          </c:xVal>
          <c:yVal>
            <c:numRef>
              <c:f>実験1計算!$B$3:$B$502</c:f>
              <c:numCache>
                <c:formatCode>General</c:formatCode>
                <c:ptCount val="500"/>
                <c:pt idx="0">
                  <c:v>0</c:v>
                </c:pt>
                <c:pt idx="1">
                  <c:v>-2.9100000000000001E-2</c:v>
                </c:pt>
                <c:pt idx="2">
                  <c:v>7.9000000000000008E-3</c:v>
                </c:pt>
                <c:pt idx="3">
                  <c:v>6.2799999999999995E-2</c:v>
                </c:pt>
                <c:pt idx="4">
                  <c:v>0.1056</c:v>
                </c:pt>
                <c:pt idx="5">
                  <c:v>8.4699999999999998E-2</c:v>
                </c:pt>
                <c:pt idx="6">
                  <c:v>6.2600000000000003E-2</c:v>
                </c:pt>
                <c:pt idx="7">
                  <c:v>6.9900000000000004E-2</c:v>
                </c:pt>
                <c:pt idx="8">
                  <c:v>-1E-3</c:v>
                </c:pt>
                <c:pt idx="9">
                  <c:v>-2.5999999999999999E-2</c:v>
                </c:pt>
                <c:pt idx="10">
                  <c:v>-8.0000000000000002E-3</c:v>
                </c:pt>
                <c:pt idx="11">
                  <c:v>-4.3E-3</c:v>
                </c:pt>
                <c:pt idx="12">
                  <c:v>1.9E-3</c:v>
                </c:pt>
                <c:pt idx="13">
                  <c:v>-0.04</c:v>
                </c:pt>
                <c:pt idx="14">
                  <c:v>-8.9700000000000002E-2</c:v>
                </c:pt>
                <c:pt idx="15">
                  <c:v>-0.11700000000000001</c:v>
                </c:pt>
                <c:pt idx="16">
                  <c:v>-8.6199999999999999E-2</c:v>
                </c:pt>
                <c:pt idx="17">
                  <c:v>-3.7100000000000001E-2</c:v>
                </c:pt>
                <c:pt idx="18">
                  <c:v>7.1000000000000004E-3</c:v>
                </c:pt>
                <c:pt idx="19">
                  <c:v>-3.2300000000000002E-2</c:v>
                </c:pt>
                <c:pt idx="20">
                  <c:v>-3.1E-2</c:v>
                </c:pt>
                <c:pt idx="21">
                  <c:v>2.7E-2</c:v>
                </c:pt>
                <c:pt idx="22">
                  <c:v>7.5399999999999995E-2</c:v>
                </c:pt>
                <c:pt idx="23">
                  <c:v>6.9500000000000006E-2</c:v>
                </c:pt>
                <c:pt idx="24">
                  <c:v>6.93E-2</c:v>
                </c:pt>
                <c:pt idx="25">
                  <c:v>1.7899999999999999E-2</c:v>
                </c:pt>
                <c:pt idx="26">
                  <c:v>-1.61E-2</c:v>
                </c:pt>
                <c:pt idx="27">
                  <c:v>1.6999999999999999E-3</c:v>
                </c:pt>
                <c:pt idx="28">
                  <c:v>4.2700000000000002E-2</c:v>
                </c:pt>
                <c:pt idx="29">
                  <c:v>5.0200000000000002E-2</c:v>
                </c:pt>
                <c:pt idx="30">
                  <c:v>0.1003</c:v>
                </c:pt>
                <c:pt idx="31">
                  <c:v>7.2700000000000001E-2</c:v>
                </c:pt>
                <c:pt idx="32">
                  <c:v>1.9800000000000002E-2</c:v>
                </c:pt>
                <c:pt idx="33">
                  <c:v>2.6599999999999999E-2</c:v>
                </c:pt>
                <c:pt idx="34">
                  <c:v>5.0200000000000002E-2</c:v>
                </c:pt>
                <c:pt idx="35">
                  <c:v>9.9299999999999999E-2</c:v>
                </c:pt>
                <c:pt idx="36">
                  <c:v>7.3999999999999996E-2</c:v>
                </c:pt>
                <c:pt idx="37">
                  <c:v>4.1300000000000003E-2</c:v>
                </c:pt>
                <c:pt idx="38">
                  <c:v>5.3400000000000003E-2</c:v>
                </c:pt>
                <c:pt idx="39">
                  <c:v>5.8799999999999998E-2</c:v>
                </c:pt>
                <c:pt idx="40">
                  <c:v>1.7600000000000001E-2</c:v>
                </c:pt>
                <c:pt idx="41">
                  <c:v>-3.8E-3</c:v>
                </c:pt>
                <c:pt idx="42">
                  <c:v>-3.4200000000000001E-2</c:v>
                </c:pt>
                <c:pt idx="43">
                  <c:v>-5.28E-2</c:v>
                </c:pt>
                <c:pt idx="44">
                  <c:v>-9.2999999999999999E-2</c:v>
                </c:pt>
                <c:pt idx="45">
                  <c:v>-0.1004</c:v>
                </c:pt>
                <c:pt idx="46">
                  <c:v>-4.0599999999999997E-2</c:v>
                </c:pt>
                <c:pt idx="47">
                  <c:v>-3.5000000000000001E-3</c:v>
                </c:pt>
                <c:pt idx="48">
                  <c:v>7.1000000000000004E-3</c:v>
                </c:pt>
                <c:pt idx="49">
                  <c:v>3.1800000000000002E-2</c:v>
                </c:pt>
                <c:pt idx="50">
                  <c:v>9.8900000000000002E-2</c:v>
                </c:pt>
                <c:pt idx="51">
                  <c:v>0.1111</c:v>
                </c:pt>
                <c:pt idx="52">
                  <c:v>0.12130000000000001</c:v>
                </c:pt>
                <c:pt idx="53">
                  <c:v>0.10050000000000001</c:v>
                </c:pt>
                <c:pt idx="54">
                  <c:v>9.8299999999999998E-2</c:v>
                </c:pt>
                <c:pt idx="55">
                  <c:v>0.1212</c:v>
                </c:pt>
                <c:pt idx="56">
                  <c:v>0.1106</c:v>
                </c:pt>
                <c:pt idx="57">
                  <c:v>9.74E-2</c:v>
                </c:pt>
                <c:pt idx="58">
                  <c:v>9.6299999999999997E-2</c:v>
                </c:pt>
                <c:pt idx="59">
                  <c:v>0.13150000000000001</c:v>
                </c:pt>
                <c:pt idx="60">
                  <c:v>0.18110000000000001</c:v>
                </c:pt>
                <c:pt idx="61">
                  <c:v>0.1694</c:v>
                </c:pt>
                <c:pt idx="62">
                  <c:v>0.17660000000000001</c:v>
                </c:pt>
                <c:pt idx="63">
                  <c:v>0.25340000000000001</c:v>
                </c:pt>
                <c:pt idx="64">
                  <c:v>0.24149999999999999</c:v>
                </c:pt>
                <c:pt idx="65">
                  <c:v>0.25280000000000002</c:v>
                </c:pt>
                <c:pt idx="66">
                  <c:v>0.27960000000000002</c:v>
                </c:pt>
                <c:pt idx="67">
                  <c:v>0.24890000000000001</c:v>
                </c:pt>
                <c:pt idx="68">
                  <c:v>0.2417</c:v>
                </c:pt>
                <c:pt idx="69">
                  <c:v>0.2339</c:v>
                </c:pt>
                <c:pt idx="70">
                  <c:v>0.27060000000000001</c:v>
                </c:pt>
                <c:pt idx="71">
                  <c:v>0.31119999999999998</c:v>
                </c:pt>
                <c:pt idx="72">
                  <c:v>0.31430000000000002</c:v>
                </c:pt>
                <c:pt idx="73">
                  <c:v>0.33739999999999998</c:v>
                </c:pt>
                <c:pt idx="74">
                  <c:v>0.33800000000000002</c:v>
                </c:pt>
                <c:pt idx="75">
                  <c:v>0.32040000000000002</c:v>
                </c:pt>
                <c:pt idx="76">
                  <c:v>0.315</c:v>
                </c:pt>
                <c:pt idx="77">
                  <c:v>0.32129999999999997</c:v>
                </c:pt>
                <c:pt idx="78">
                  <c:v>0.3599</c:v>
                </c:pt>
                <c:pt idx="79">
                  <c:v>0.3639</c:v>
                </c:pt>
                <c:pt idx="80">
                  <c:v>0.38319999999999999</c:v>
                </c:pt>
                <c:pt idx="81">
                  <c:v>0.38969999999999999</c:v>
                </c:pt>
                <c:pt idx="82">
                  <c:v>0.38529999999999998</c:v>
                </c:pt>
                <c:pt idx="83">
                  <c:v>0.41339999999999999</c:v>
                </c:pt>
                <c:pt idx="84">
                  <c:v>0.41310000000000002</c:v>
                </c:pt>
                <c:pt idx="85">
                  <c:v>0.40100000000000002</c:v>
                </c:pt>
                <c:pt idx="86">
                  <c:v>0.43269999999999997</c:v>
                </c:pt>
                <c:pt idx="87">
                  <c:v>0.42009999999999997</c:v>
                </c:pt>
                <c:pt idx="88">
                  <c:v>0.41920000000000002</c:v>
                </c:pt>
                <c:pt idx="89">
                  <c:v>0.3916</c:v>
                </c:pt>
                <c:pt idx="90">
                  <c:v>0.34699999999999998</c:v>
                </c:pt>
                <c:pt idx="91">
                  <c:v>0.32200000000000001</c:v>
                </c:pt>
                <c:pt idx="92">
                  <c:v>0.32800000000000001</c:v>
                </c:pt>
                <c:pt idx="93">
                  <c:v>0.32329999999999998</c:v>
                </c:pt>
                <c:pt idx="94">
                  <c:v>0.37030000000000002</c:v>
                </c:pt>
                <c:pt idx="95">
                  <c:v>0.33579999999999999</c:v>
                </c:pt>
                <c:pt idx="96">
                  <c:v>0.3175</c:v>
                </c:pt>
                <c:pt idx="97">
                  <c:v>0.308</c:v>
                </c:pt>
                <c:pt idx="98">
                  <c:v>0.26629999999999998</c:v>
                </c:pt>
                <c:pt idx="99">
                  <c:v>0.30209999999999998</c:v>
                </c:pt>
                <c:pt idx="100">
                  <c:v>0.39529999999999998</c:v>
                </c:pt>
                <c:pt idx="101">
                  <c:v>0.40589999999999998</c:v>
                </c:pt>
                <c:pt idx="102">
                  <c:v>0.37969999999999998</c:v>
                </c:pt>
                <c:pt idx="103">
                  <c:v>0.3644</c:v>
                </c:pt>
                <c:pt idx="104">
                  <c:v>0.4078</c:v>
                </c:pt>
                <c:pt idx="105">
                  <c:v>0.43430000000000002</c:v>
                </c:pt>
                <c:pt idx="106">
                  <c:v>0.44750000000000001</c:v>
                </c:pt>
                <c:pt idx="107">
                  <c:v>0.43819999999999998</c:v>
                </c:pt>
                <c:pt idx="108">
                  <c:v>0.41970000000000002</c:v>
                </c:pt>
                <c:pt idx="109">
                  <c:v>0.4461</c:v>
                </c:pt>
                <c:pt idx="110">
                  <c:v>0.49309999999999998</c:v>
                </c:pt>
                <c:pt idx="111">
                  <c:v>0.49259999999999998</c:v>
                </c:pt>
                <c:pt idx="112">
                  <c:v>0.49280000000000002</c:v>
                </c:pt>
                <c:pt idx="113">
                  <c:v>0.48420000000000002</c:v>
                </c:pt>
                <c:pt idx="114">
                  <c:v>0.45450000000000002</c:v>
                </c:pt>
                <c:pt idx="115">
                  <c:v>0.4335</c:v>
                </c:pt>
                <c:pt idx="116">
                  <c:v>0.48359999999999997</c:v>
                </c:pt>
                <c:pt idx="117">
                  <c:v>0.49519999999999997</c:v>
                </c:pt>
                <c:pt idx="118">
                  <c:v>0.50180000000000002</c:v>
                </c:pt>
                <c:pt idx="119">
                  <c:v>0.48199999999999998</c:v>
                </c:pt>
                <c:pt idx="120">
                  <c:v>0.50409999999999999</c:v>
                </c:pt>
                <c:pt idx="121">
                  <c:v>0.56810000000000005</c:v>
                </c:pt>
                <c:pt idx="122">
                  <c:v>0.6089</c:v>
                </c:pt>
                <c:pt idx="123">
                  <c:v>0.65839999999999999</c:v>
                </c:pt>
                <c:pt idx="124">
                  <c:v>0.70289999999999997</c:v>
                </c:pt>
                <c:pt idx="125">
                  <c:v>0.68169999999999997</c:v>
                </c:pt>
                <c:pt idx="126">
                  <c:v>0.66890000000000005</c:v>
                </c:pt>
                <c:pt idx="127">
                  <c:v>0.62160000000000004</c:v>
                </c:pt>
                <c:pt idx="128">
                  <c:v>0.64590000000000003</c:v>
                </c:pt>
                <c:pt idx="129">
                  <c:v>0.64470000000000005</c:v>
                </c:pt>
                <c:pt idx="130">
                  <c:v>0.56640000000000001</c:v>
                </c:pt>
                <c:pt idx="131">
                  <c:v>0.53910000000000002</c:v>
                </c:pt>
                <c:pt idx="132">
                  <c:v>0.51449999999999996</c:v>
                </c:pt>
                <c:pt idx="133">
                  <c:v>0.45140000000000002</c:v>
                </c:pt>
                <c:pt idx="134">
                  <c:v>0.4768</c:v>
                </c:pt>
                <c:pt idx="135">
                  <c:v>0.48630000000000001</c:v>
                </c:pt>
                <c:pt idx="136">
                  <c:v>0.56599999999999995</c:v>
                </c:pt>
                <c:pt idx="137">
                  <c:v>0.65820000000000001</c:v>
                </c:pt>
                <c:pt idx="138">
                  <c:v>0.70340000000000003</c:v>
                </c:pt>
                <c:pt idx="139">
                  <c:v>0.72560000000000002</c:v>
                </c:pt>
                <c:pt idx="140">
                  <c:v>0.65759999999999996</c:v>
                </c:pt>
                <c:pt idx="141">
                  <c:v>0.59309999999999996</c:v>
                </c:pt>
                <c:pt idx="142">
                  <c:v>0.64339999999999997</c:v>
                </c:pt>
                <c:pt idx="143">
                  <c:v>0.67600000000000005</c:v>
                </c:pt>
                <c:pt idx="144">
                  <c:v>0.74819999999999998</c:v>
                </c:pt>
                <c:pt idx="145">
                  <c:v>0.76929999999999998</c:v>
                </c:pt>
                <c:pt idx="146">
                  <c:v>0.80549999999999999</c:v>
                </c:pt>
                <c:pt idx="147">
                  <c:v>0.88570000000000004</c:v>
                </c:pt>
                <c:pt idx="148">
                  <c:v>0.96560000000000001</c:v>
                </c:pt>
                <c:pt idx="149">
                  <c:v>0.99470000000000003</c:v>
                </c:pt>
                <c:pt idx="150">
                  <c:v>1.0101</c:v>
                </c:pt>
                <c:pt idx="151">
                  <c:v>0.92589999999999995</c:v>
                </c:pt>
                <c:pt idx="152">
                  <c:v>0.83660000000000001</c:v>
                </c:pt>
                <c:pt idx="153">
                  <c:v>0.70479999999999998</c:v>
                </c:pt>
                <c:pt idx="154">
                  <c:v>0.52939999999999998</c:v>
                </c:pt>
                <c:pt idx="155">
                  <c:v>0.43159999999999998</c:v>
                </c:pt>
                <c:pt idx="156">
                  <c:v>0.36549999999999999</c:v>
                </c:pt>
                <c:pt idx="157">
                  <c:v>0.25169999999999998</c:v>
                </c:pt>
                <c:pt idx="158">
                  <c:v>0.17560000000000001</c:v>
                </c:pt>
                <c:pt idx="159">
                  <c:v>0.24390000000000001</c:v>
                </c:pt>
                <c:pt idx="160">
                  <c:v>0.31180000000000002</c:v>
                </c:pt>
                <c:pt idx="161">
                  <c:v>0.29370000000000002</c:v>
                </c:pt>
                <c:pt idx="162">
                  <c:v>0.23530000000000001</c:v>
                </c:pt>
                <c:pt idx="163">
                  <c:v>0.14069999999999999</c:v>
                </c:pt>
                <c:pt idx="164">
                  <c:v>0.18490000000000001</c:v>
                </c:pt>
                <c:pt idx="165">
                  <c:v>0.30780000000000002</c:v>
                </c:pt>
                <c:pt idx="166">
                  <c:v>0.37330000000000002</c:v>
                </c:pt>
                <c:pt idx="167">
                  <c:v>0.34620000000000001</c:v>
                </c:pt>
                <c:pt idx="168">
                  <c:v>0.31359999999999999</c:v>
                </c:pt>
                <c:pt idx="169">
                  <c:v>0.28260000000000002</c:v>
                </c:pt>
                <c:pt idx="170">
                  <c:v>0.25769999999999998</c:v>
                </c:pt>
                <c:pt idx="171">
                  <c:v>0.2268</c:v>
                </c:pt>
                <c:pt idx="172">
                  <c:v>0.20050000000000001</c:v>
                </c:pt>
                <c:pt idx="173">
                  <c:v>0.21060000000000001</c:v>
                </c:pt>
                <c:pt idx="174">
                  <c:v>0.13239999999999999</c:v>
                </c:pt>
                <c:pt idx="175">
                  <c:v>0.1154</c:v>
                </c:pt>
                <c:pt idx="176">
                  <c:v>0.1341</c:v>
                </c:pt>
                <c:pt idx="177">
                  <c:v>0.18809999999999999</c:v>
                </c:pt>
                <c:pt idx="178">
                  <c:v>0.21579999999999999</c:v>
                </c:pt>
                <c:pt idx="179">
                  <c:v>0.17699999999999999</c:v>
                </c:pt>
                <c:pt idx="180">
                  <c:v>8.3900000000000002E-2</c:v>
                </c:pt>
                <c:pt idx="181">
                  <c:v>-4.1000000000000003E-3</c:v>
                </c:pt>
                <c:pt idx="182">
                  <c:v>-9.7699999999999995E-2</c:v>
                </c:pt>
                <c:pt idx="183">
                  <c:v>-9.9900000000000003E-2</c:v>
                </c:pt>
                <c:pt idx="184">
                  <c:v>-3.5000000000000003E-2</c:v>
                </c:pt>
                <c:pt idx="185">
                  <c:v>-0.1802</c:v>
                </c:pt>
                <c:pt idx="186">
                  <c:v>-0.37569999999999998</c:v>
                </c:pt>
                <c:pt idx="187">
                  <c:v>-0.54079999999999995</c:v>
                </c:pt>
                <c:pt idx="188">
                  <c:v>-0.77170000000000005</c:v>
                </c:pt>
                <c:pt idx="189">
                  <c:v>-0.90590000000000004</c:v>
                </c:pt>
                <c:pt idx="190">
                  <c:v>-0.95809999999999995</c:v>
                </c:pt>
                <c:pt idx="191">
                  <c:v>-0.96719999999999995</c:v>
                </c:pt>
                <c:pt idx="192">
                  <c:v>-0.97160000000000002</c:v>
                </c:pt>
                <c:pt idx="193">
                  <c:v>-0.99680000000000002</c:v>
                </c:pt>
                <c:pt idx="194">
                  <c:v>-1.1901999999999999</c:v>
                </c:pt>
                <c:pt idx="195">
                  <c:v>-1.4478</c:v>
                </c:pt>
                <c:pt idx="196">
                  <c:v>-1.6</c:v>
                </c:pt>
                <c:pt idx="197">
                  <c:v>-1.7341</c:v>
                </c:pt>
                <c:pt idx="198">
                  <c:v>-1.7216</c:v>
                </c:pt>
                <c:pt idx="199">
                  <c:v>-1.5791999999999999</c:v>
                </c:pt>
                <c:pt idx="200">
                  <c:v>-1.3757999999999999</c:v>
                </c:pt>
                <c:pt idx="201">
                  <c:v>-1.351</c:v>
                </c:pt>
                <c:pt idx="202">
                  <c:v>-1.3494999999999999</c:v>
                </c:pt>
                <c:pt idx="203">
                  <c:v>-1.3184</c:v>
                </c:pt>
                <c:pt idx="204">
                  <c:v>-1.4295</c:v>
                </c:pt>
                <c:pt idx="205">
                  <c:v>-1.5190999999999999</c:v>
                </c:pt>
                <c:pt idx="206">
                  <c:v>-1.5522</c:v>
                </c:pt>
                <c:pt idx="207">
                  <c:v>-1.5042</c:v>
                </c:pt>
                <c:pt idx="208">
                  <c:v>-1.4034</c:v>
                </c:pt>
                <c:pt idx="209">
                  <c:v>-1.2372000000000001</c:v>
                </c:pt>
                <c:pt idx="210">
                  <c:v>-1.0266</c:v>
                </c:pt>
                <c:pt idx="211">
                  <c:v>-0.90659999999999996</c:v>
                </c:pt>
                <c:pt idx="212">
                  <c:v>-1.0315000000000001</c:v>
                </c:pt>
                <c:pt idx="213">
                  <c:v>-1.3714999999999999</c:v>
                </c:pt>
                <c:pt idx="214">
                  <c:v>-1.6579999999999999</c:v>
                </c:pt>
                <c:pt idx="215">
                  <c:v>-1.7034</c:v>
                </c:pt>
                <c:pt idx="216">
                  <c:v>-1.5736000000000001</c:v>
                </c:pt>
                <c:pt idx="217">
                  <c:v>-1.3789</c:v>
                </c:pt>
                <c:pt idx="218">
                  <c:v>-1.3511</c:v>
                </c:pt>
                <c:pt idx="219">
                  <c:v>-1.4497</c:v>
                </c:pt>
                <c:pt idx="220">
                  <c:v>-1.5887</c:v>
                </c:pt>
                <c:pt idx="221">
                  <c:v>-1.8857999999999999</c:v>
                </c:pt>
                <c:pt idx="222">
                  <c:v>-2.1924999999999999</c:v>
                </c:pt>
                <c:pt idx="223">
                  <c:v>-2.4199000000000002</c:v>
                </c:pt>
                <c:pt idx="224">
                  <c:v>-2.3927999999999998</c:v>
                </c:pt>
                <c:pt idx="225">
                  <c:v>-2.2555000000000001</c:v>
                </c:pt>
                <c:pt idx="226">
                  <c:v>-2.1983000000000001</c:v>
                </c:pt>
                <c:pt idx="227">
                  <c:v>-2.1172</c:v>
                </c:pt>
                <c:pt idx="228">
                  <c:v>-2.1223000000000001</c:v>
                </c:pt>
                <c:pt idx="229">
                  <c:v>-2.1659000000000002</c:v>
                </c:pt>
                <c:pt idx="230">
                  <c:v>-2.0226000000000002</c:v>
                </c:pt>
                <c:pt idx="231">
                  <c:v>-1.8740000000000001</c:v>
                </c:pt>
                <c:pt idx="232">
                  <c:v>-1.9057999999999999</c:v>
                </c:pt>
                <c:pt idx="233">
                  <c:v>-1.9476</c:v>
                </c:pt>
                <c:pt idx="234">
                  <c:v>-2.0773999999999999</c:v>
                </c:pt>
                <c:pt idx="235">
                  <c:v>-2.2292999999999998</c:v>
                </c:pt>
                <c:pt idx="236">
                  <c:v>-2.2431000000000001</c:v>
                </c:pt>
                <c:pt idx="237">
                  <c:v>-2.1802999999999999</c:v>
                </c:pt>
                <c:pt idx="238">
                  <c:v>-2.0421</c:v>
                </c:pt>
                <c:pt idx="239">
                  <c:v>-2.0019</c:v>
                </c:pt>
                <c:pt idx="240">
                  <c:v>-1.8812</c:v>
                </c:pt>
                <c:pt idx="241">
                  <c:v>-1.7798</c:v>
                </c:pt>
                <c:pt idx="242">
                  <c:v>-1.7372000000000001</c:v>
                </c:pt>
                <c:pt idx="243">
                  <c:v>-1.5999000000000001</c:v>
                </c:pt>
                <c:pt idx="244">
                  <c:v>-1.4550000000000001</c:v>
                </c:pt>
                <c:pt idx="245">
                  <c:v>-1.3262</c:v>
                </c:pt>
                <c:pt idx="246">
                  <c:v>-1.2783</c:v>
                </c:pt>
                <c:pt idx="247">
                  <c:v>-1.2414000000000001</c:v>
                </c:pt>
                <c:pt idx="248">
                  <c:v>-1.2067000000000001</c:v>
                </c:pt>
                <c:pt idx="249">
                  <c:v>-1.2464999999999999</c:v>
                </c:pt>
                <c:pt idx="250">
                  <c:v>-1.3589</c:v>
                </c:pt>
                <c:pt idx="251">
                  <c:v>-1.2788999999999999</c:v>
                </c:pt>
                <c:pt idx="252">
                  <c:v>-0.98450000000000004</c:v>
                </c:pt>
                <c:pt idx="253">
                  <c:v>-0.72360000000000002</c:v>
                </c:pt>
                <c:pt idx="254">
                  <c:v>-0.62139999999999995</c:v>
                </c:pt>
                <c:pt idx="255">
                  <c:v>-0.67720000000000002</c:v>
                </c:pt>
                <c:pt idx="256">
                  <c:v>-0.73040000000000005</c:v>
                </c:pt>
                <c:pt idx="257">
                  <c:v>-0.73109999999999997</c:v>
                </c:pt>
                <c:pt idx="258">
                  <c:v>-0.76900000000000002</c:v>
                </c:pt>
                <c:pt idx="259">
                  <c:v>-1.0223</c:v>
                </c:pt>
                <c:pt idx="260">
                  <c:v>-1.2060999999999999</c:v>
                </c:pt>
                <c:pt idx="261">
                  <c:v>-1.2544</c:v>
                </c:pt>
                <c:pt idx="262">
                  <c:v>-1.2323</c:v>
                </c:pt>
                <c:pt idx="263">
                  <c:v>-1.1832</c:v>
                </c:pt>
                <c:pt idx="264">
                  <c:v>-1.1653</c:v>
                </c:pt>
                <c:pt idx="265">
                  <c:v>-1.2901</c:v>
                </c:pt>
                <c:pt idx="266">
                  <c:v>-1.3741000000000001</c:v>
                </c:pt>
                <c:pt idx="267">
                  <c:v>-1.3523000000000001</c:v>
                </c:pt>
                <c:pt idx="268">
                  <c:v>-1.3057000000000001</c:v>
                </c:pt>
                <c:pt idx="269">
                  <c:v>-1.2544</c:v>
                </c:pt>
                <c:pt idx="270">
                  <c:v>-1.2879</c:v>
                </c:pt>
                <c:pt idx="271">
                  <c:v>-1.2908999999999999</c:v>
                </c:pt>
                <c:pt idx="272">
                  <c:v>-1.196</c:v>
                </c:pt>
                <c:pt idx="273">
                  <c:v>-1.0003</c:v>
                </c:pt>
                <c:pt idx="274">
                  <c:v>-0.68730000000000002</c:v>
                </c:pt>
                <c:pt idx="275">
                  <c:v>-0.37440000000000001</c:v>
                </c:pt>
                <c:pt idx="276">
                  <c:v>-0.2026</c:v>
                </c:pt>
                <c:pt idx="277">
                  <c:v>-0.14280000000000001</c:v>
                </c:pt>
                <c:pt idx="278">
                  <c:v>-9.9099999999999994E-2</c:v>
                </c:pt>
                <c:pt idx="279">
                  <c:v>-3.5799999999999998E-2</c:v>
                </c:pt>
                <c:pt idx="280">
                  <c:v>-6.8900000000000003E-2</c:v>
                </c:pt>
                <c:pt idx="281">
                  <c:v>-0.23769999999999999</c:v>
                </c:pt>
                <c:pt idx="282">
                  <c:v>-0.51890000000000003</c:v>
                </c:pt>
                <c:pt idx="283">
                  <c:v>-0.64539999999999997</c:v>
                </c:pt>
                <c:pt idx="284">
                  <c:v>-0.56630000000000003</c:v>
                </c:pt>
                <c:pt idx="285">
                  <c:v>-0.45800000000000002</c:v>
                </c:pt>
                <c:pt idx="286">
                  <c:v>-0.2913</c:v>
                </c:pt>
                <c:pt idx="287">
                  <c:v>-0.18609999999999999</c:v>
                </c:pt>
                <c:pt idx="288">
                  <c:v>-7.2599999999999998E-2</c:v>
                </c:pt>
                <c:pt idx="289">
                  <c:v>-4.41E-2</c:v>
                </c:pt>
                <c:pt idx="290">
                  <c:v>-8.6599999999999996E-2</c:v>
                </c:pt>
                <c:pt idx="291">
                  <c:v>-0.19550000000000001</c:v>
                </c:pt>
                <c:pt idx="292">
                  <c:v>-0.22889999999999999</c:v>
                </c:pt>
                <c:pt idx="293">
                  <c:v>-0.24679999999999999</c:v>
                </c:pt>
                <c:pt idx="294">
                  <c:v>-0.17150000000000001</c:v>
                </c:pt>
                <c:pt idx="295">
                  <c:v>-8.3699999999999997E-2</c:v>
                </c:pt>
                <c:pt idx="296">
                  <c:v>3.6700000000000003E-2</c:v>
                </c:pt>
                <c:pt idx="297">
                  <c:v>8.77E-2</c:v>
                </c:pt>
                <c:pt idx="298">
                  <c:v>3.5099999999999999E-2</c:v>
                </c:pt>
                <c:pt idx="299">
                  <c:v>-7.4399999999999994E-2</c:v>
                </c:pt>
                <c:pt idx="300">
                  <c:v>-0.30530000000000002</c:v>
                </c:pt>
                <c:pt idx="301">
                  <c:v>-0.44219999999999998</c:v>
                </c:pt>
                <c:pt idx="302">
                  <c:v>-0.50949999999999995</c:v>
                </c:pt>
                <c:pt idx="303">
                  <c:v>-0.51910000000000001</c:v>
                </c:pt>
                <c:pt idx="304">
                  <c:v>-0.50890000000000002</c:v>
                </c:pt>
                <c:pt idx="305">
                  <c:v>-0.48209999999999997</c:v>
                </c:pt>
                <c:pt idx="306">
                  <c:v>-0.45250000000000001</c:v>
                </c:pt>
                <c:pt idx="307">
                  <c:v>-0.44319999999999998</c:v>
                </c:pt>
                <c:pt idx="308">
                  <c:v>-0.42709999999999998</c:v>
                </c:pt>
                <c:pt idx="309">
                  <c:v>-0.38429999999999997</c:v>
                </c:pt>
                <c:pt idx="310">
                  <c:v>-0.25409999999999999</c:v>
                </c:pt>
                <c:pt idx="311">
                  <c:v>-0.1636</c:v>
                </c:pt>
                <c:pt idx="312">
                  <c:v>-0.1166</c:v>
                </c:pt>
                <c:pt idx="313">
                  <c:v>-0.1414</c:v>
                </c:pt>
                <c:pt idx="314">
                  <c:v>-0.1643</c:v>
                </c:pt>
                <c:pt idx="315">
                  <c:v>-0.20619999999999999</c:v>
                </c:pt>
                <c:pt idx="316">
                  <c:v>-0.25240000000000001</c:v>
                </c:pt>
                <c:pt idx="317">
                  <c:v>-0.23319999999999999</c:v>
                </c:pt>
                <c:pt idx="318">
                  <c:v>-0.15490000000000001</c:v>
                </c:pt>
                <c:pt idx="319">
                  <c:v>-6.7199999999999996E-2</c:v>
                </c:pt>
                <c:pt idx="320">
                  <c:v>0.1041</c:v>
                </c:pt>
                <c:pt idx="321">
                  <c:v>0.1865</c:v>
                </c:pt>
                <c:pt idx="322">
                  <c:v>0.19539999999999999</c:v>
                </c:pt>
                <c:pt idx="323">
                  <c:v>0.17949999999999999</c:v>
                </c:pt>
                <c:pt idx="324">
                  <c:v>0.1754</c:v>
                </c:pt>
                <c:pt idx="325">
                  <c:v>0.1028</c:v>
                </c:pt>
                <c:pt idx="326">
                  <c:v>1.9E-3</c:v>
                </c:pt>
                <c:pt idx="327">
                  <c:v>-5.7500000000000002E-2</c:v>
                </c:pt>
                <c:pt idx="328">
                  <c:v>-7.5499999999999998E-2</c:v>
                </c:pt>
                <c:pt idx="329">
                  <c:v>-9.4899999999999998E-2</c:v>
                </c:pt>
                <c:pt idx="330">
                  <c:v>-0.16650000000000001</c:v>
                </c:pt>
                <c:pt idx="331">
                  <c:v>-0.21049999999999999</c:v>
                </c:pt>
                <c:pt idx="332">
                  <c:v>-0.2253</c:v>
                </c:pt>
                <c:pt idx="333">
                  <c:v>-0.1056</c:v>
                </c:pt>
                <c:pt idx="334">
                  <c:v>-5.5199999999999999E-2</c:v>
                </c:pt>
                <c:pt idx="335">
                  <c:v>-2.4299999999999999E-2</c:v>
                </c:pt>
                <c:pt idx="336">
                  <c:v>2.58E-2</c:v>
                </c:pt>
                <c:pt idx="337">
                  <c:v>7.7499999999999999E-2</c:v>
                </c:pt>
                <c:pt idx="338">
                  <c:v>-4.8099999999999997E-2</c:v>
                </c:pt>
                <c:pt idx="339">
                  <c:v>-0.29270000000000002</c:v>
                </c:pt>
                <c:pt idx="340">
                  <c:v>-0.34599999999999997</c:v>
                </c:pt>
                <c:pt idx="341">
                  <c:v>-0.30909999999999999</c:v>
                </c:pt>
                <c:pt idx="342">
                  <c:v>-0.30580000000000002</c:v>
                </c:pt>
                <c:pt idx="343">
                  <c:v>-0.26329999999999998</c:v>
                </c:pt>
                <c:pt idx="344">
                  <c:v>-0.22359999999999999</c:v>
                </c:pt>
                <c:pt idx="345">
                  <c:v>-0.13159999999999999</c:v>
                </c:pt>
                <c:pt idx="346">
                  <c:v>-4.7800000000000002E-2</c:v>
                </c:pt>
                <c:pt idx="347">
                  <c:v>-6.1899999999999997E-2</c:v>
                </c:pt>
                <c:pt idx="348">
                  <c:v>-0.13589999999999999</c:v>
                </c:pt>
                <c:pt idx="349">
                  <c:v>-0.22309999999999999</c:v>
                </c:pt>
                <c:pt idx="350">
                  <c:v>-0.29299999999999998</c:v>
                </c:pt>
                <c:pt idx="351">
                  <c:v>-0.33939999999999998</c:v>
                </c:pt>
                <c:pt idx="352">
                  <c:v>-0.3387</c:v>
                </c:pt>
                <c:pt idx="353">
                  <c:v>-0.27289999999999998</c:v>
                </c:pt>
                <c:pt idx="354">
                  <c:v>-0.1699</c:v>
                </c:pt>
                <c:pt idx="355">
                  <c:v>-7.0900000000000005E-2</c:v>
                </c:pt>
                <c:pt idx="356">
                  <c:v>5.0599999999999999E-2</c:v>
                </c:pt>
                <c:pt idx="357">
                  <c:v>0.1162</c:v>
                </c:pt>
                <c:pt idx="358">
                  <c:v>5.3E-3</c:v>
                </c:pt>
                <c:pt idx="359">
                  <c:v>-0.24440000000000001</c:v>
                </c:pt>
                <c:pt idx="360">
                  <c:v>-0.42330000000000001</c:v>
                </c:pt>
                <c:pt idx="361">
                  <c:v>-0.46079999999999999</c:v>
                </c:pt>
                <c:pt idx="362">
                  <c:v>-0.30199999999999999</c:v>
                </c:pt>
                <c:pt idx="363">
                  <c:v>3.8899999999999997E-2</c:v>
                </c:pt>
                <c:pt idx="364">
                  <c:v>0.31369999999999998</c:v>
                </c:pt>
                <c:pt idx="365">
                  <c:v>0.15359999999999999</c:v>
                </c:pt>
                <c:pt idx="366">
                  <c:v>-7.6499999999999999E-2</c:v>
                </c:pt>
                <c:pt idx="367">
                  <c:v>-0.1323</c:v>
                </c:pt>
                <c:pt idx="368">
                  <c:v>-0.2137</c:v>
                </c:pt>
                <c:pt idx="369">
                  <c:v>-0.26019999999999999</c:v>
                </c:pt>
                <c:pt idx="370">
                  <c:v>-9.6799999999999997E-2</c:v>
                </c:pt>
                <c:pt idx="371">
                  <c:v>-6.6E-3</c:v>
                </c:pt>
                <c:pt idx="372">
                  <c:v>-0.1241</c:v>
                </c:pt>
                <c:pt idx="373">
                  <c:v>-0.22739999999999999</c:v>
                </c:pt>
                <c:pt idx="374">
                  <c:v>-0.44869999999999999</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numCache>
            </c:numRef>
          </c:yVal>
          <c:smooth val="0"/>
          <c:extLst>
            <c:ext xmlns:c16="http://schemas.microsoft.com/office/drawing/2014/chart" uri="{C3380CC4-5D6E-409C-BE32-E72D297353CC}">
              <c16:uniqueId val="{00000000-53A5-4EB6-ABDC-908919DF4745}"/>
            </c:ext>
          </c:extLst>
        </c:ser>
        <c:dLbls>
          <c:showLegendKey val="0"/>
          <c:showVal val="0"/>
          <c:showCatName val="0"/>
          <c:showSerName val="0"/>
          <c:showPercent val="0"/>
          <c:showBubbleSize val="0"/>
        </c:dLbls>
        <c:axId val="1013715808"/>
        <c:axId val="1013713888"/>
      </c:scatterChart>
      <c:valAx>
        <c:axId val="1013715808"/>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3888"/>
        <c:crosses val="autoZero"/>
        <c:crossBetween val="midCat"/>
      </c:valAx>
      <c:valAx>
        <c:axId val="1013713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58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tx>
            <c:strRef>
              <c:f>実験1計算!$D$2</c:f>
              <c:strCache>
                <c:ptCount val="1"/>
                <c:pt idx="0">
                  <c:v>v(m/s)</c:v>
                </c:pt>
              </c:strCache>
            </c:strRef>
          </c:tx>
          <c:spPr>
            <a:ln w="25400" cap="rnd">
              <a:noFill/>
              <a:round/>
            </a:ln>
            <a:effectLst/>
          </c:spPr>
          <c:marker>
            <c:symbol val="circle"/>
            <c:size val="5"/>
            <c:spPr>
              <a:solidFill>
                <a:schemeClr val="accent2"/>
              </a:solidFill>
              <a:ln w="9525">
                <a:solidFill>
                  <a:schemeClr val="accent2"/>
                </a:solidFill>
              </a:ln>
              <a:effectLst/>
            </c:spPr>
          </c:marker>
          <c:xVal>
            <c:strRef>
              <c:f>実験1計算!$A$3:$A$502</c:f>
              <c:strCache>
                <c:ptCount val="375"/>
                <c:pt idx="0">
                  <c:v>0</c:v>
                </c:pt>
                <c:pt idx="1">
                  <c:v>0.009915</c:v>
                </c:pt>
                <c:pt idx="2">
                  <c:v>0.010588</c:v>
                </c:pt>
                <c:pt idx="3">
                  <c:v>0.018204</c:v>
                </c:pt>
                <c:pt idx="4">
                  <c:v>0.022066</c:v>
                </c:pt>
                <c:pt idx="5">
                  <c:v>0.031807</c:v>
                </c:pt>
                <c:pt idx="6">
                  <c:v>0.043133</c:v>
                </c:pt>
                <c:pt idx="7">
                  <c:v>0.052075</c:v>
                </c:pt>
                <c:pt idx="8">
                  <c:v>0.062115</c:v>
                </c:pt>
                <c:pt idx="9">
                  <c:v>0.072905</c:v>
                </c:pt>
                <c:pt idx="10">
                  <c:v>0.082366</c:v>
                </c:pt>
                <c:pt idx="11">
                  <c:v>0.097477</c:v>
                </c:pt>
                <c:pt idx="12">
                  <c:v>0.102905</c:v>
                </c:pt>
                <c:pt idx="13">
                  <c:v>0.115584</c:v>
                </c:pt>
                <c:pt idx="14">
                  <c:v>0.122851</c:v>
                </c:pt>
                <c:pt idx="15">
                  <c:v>0.132744</c:v>
                </c:pt>
                <c:pt idx="16">
                  <c:v>0.142985</c:v>
                </c:pt>
                <c:pt idx="17">
                  <c:v>0.153235</c:v>
                </c:pt>
                <c:pt idx="18">
                  <c:v>0.163289</c:v>
                </c:pt>
                <c:pt idx="19">
                  <c:v>0.173571</c:v>
                </c:pt>
                <c:pt idx="20">
                  <c:v>0.183614</c:v>
                </c:pt>
                <c:pt idx="21">
                  <c:v>0.198083</c:v>
                </c:pt>
                <c:pt idx="22">
                  <c:v>0.204311</c:v>
                </c:pt>
                <c:pt idx="23">
                  <c:v>0.223681</c:v>
                </c:pt>
                <c:pt idx="24">
                  <c:v>0.224782</c:v>
                </c:pt>
                <c:pt idx="25">
                  <c:v>0.23371</c:v>
                </c:pt>
                <c:pt idx="26">
                  <c:v>0.24371</c:v>
                </c:pt>
                <c:pt idx="27">
                  <c:v>0.254133</c:v>
                </c:pt>
                <c:pt idx="28">
                  <c:v>0.264323</c:v>
                </c:pt>
                <c:pt idx="29">
                  <c:v>0.278519</c:v>
                </c:pt>
                <c:pt idx="30">
                  <c:v>0.284354</c:v>
                </c:pt>
                <c:pt idx="31">
                  <c:v>0.301079</c:v>
                </c:pt>
                <c:pt idx="32">
                  <c:v>0.304757</c:v>
                </c:pt>
                <c:pt idx="33">
                  <c:v>0.31747</c:v>
                </c:pt>
                <c:pt idx="34">
                  <c:v>0.326752</c:v>
                </c:pt>
                <c:pt idx="35">
                  <c:v>0.334649</c:v>
                </c:pt>
                <c:pt idx="36">
                  <c:v>0.345282</c:v>
                </c:pt>
                <c:pt idx="37">
                  <c:v>0.355042</c:v>
                </c:pt>
                <c:pt idx="38">
                  <c:v>0.365014</c:v>
                </c:pt>
                <c:pt idx="39">
                  <c:v>0.38542</c:v>
                </c:pt>
                <c:pt idx="40">
                  <c:v>0.386075</c:v>
                </c:pt>
                <c:pt idx="41">
                  <c:v>0.397362</c:v>
                </c:pt>
                <c:pt idx="42">
                  <c:v>0.406001</c:v>
                </c:pt>
                <c:pt idx="43">
                  <c:v>0.416485</c:v>
                </c:pt>
                <c:pt idx="44">
                  <c:v>0.428918</c:v>
                </c:pt>
                <c:pt idx="45">
                  <c:v>0.435491</c:v>
                </c:pt>
                <c:pt idx="46">
                  <c:v>0.445814</c:v>
                </c:pt>
                <c:pt idx="47">
                  <c:v>0.455717</c:v>
                </c:pt>
                <c:pt idx="48">
                  <c:v>0.465906</c:v>
                </c:pt>
                <c:pt idx="49">
                  <c:v>0.478237</c:v>
                </c:pt>
                <c:pt idx="50">
                  <c:v>0.485972</c:v>
                </c:pt>
                <c:pt idx="51">
                  <c:v>0.497</c:v>
                </c:pt>
                <c:pt idx="52">
                  <c:v>0.506839</c:v>
                </c:pt>
                <c:pt idx="53">
                  <c:v>0.518573</c:v>
                </c:pt>
                <c:pt idx="54">
                  <c:v>0.527983</c:v>
                </c:pt>
                <c:pt idx="55">
                  <c:v>0.536452</c:v>
                </c:pt>
                <c:pt idx="56">
                  <c:v>0.546818</c:v>
                </c:pt>
                <c:pt idx="57">
                  <c:v>0.557228</c:v>
                </c:pt>
                <c:pt idx="58">
                  <c:v>0.566801</c:v>
                </c:pt>
                <c:pt idx="59">
                  <c:v>0.578977</c:v>
                </c:pt>
                <c:pt idx="60">
                  <c:v>0.587017</c:v>
                </c:pt>
                <c:pt idx="61">
                  <c:v>0.600718</c:v>
                </c:pt>
                <c:pt idx="62">
                  <c:v>0.608345</c:v>
                </c:pt>
                <c:pt idx="63">
                  <c:v>0.621072</c:v>
                </c:pt>
                <c:pt idx="64">
                  <c:v>0.629116</c:v>
                </c:pt>
                <c:pt idx="65">
                  <c:v>0.63756</c:v>
                </c:pt>
                <c:pt idx="66">
                  <c:v>0.647563</c:v>
                </c:pt>
                <c:pt idx="67">
                  <c:v>0.658077</c:v>
                </c:pt>
                <c:pt idx="68">
                  <c:v>0.668141</c:v>
                </c:pt>
                <c:pt idx="69">
                  <c:v>0.680826</c:v>
                </c:pt>
                <c:pt idx="70">
                  <c:v>0.688124</c:v>
                </c:pt>
                <c:pt idx="71">
                  <c:v>0.701905</c:v>
                </c:pt>
                <c:pt idx="72">
                  <c:v>0.708838</c:v>
                </c:pt>
                <c:pt idx="73">
                  <c:v>0.726282</c:v>
                </c:pt>
                <c:pt idx="74">
                  <c:v>0.729361</c:v>
                </c:pt>
                <c:pt idx="75">
                  <c:v>0.74062</c:v>
                </c:pt>
                <c:pt idx="76">
                  <c:v>0.748391</c:v>
                </c:pt>
                <c:pt idx="77">
                  <c:v>0.758583</c:v>
                </c:pt>
                <c:pt idx="78">
                  <c:v>0.76966</c:v>
                </c:pt>
                <c:pt idx="79">
                  <c:v>0.786061</c:v>
                </c:pt>
                <c:pt idx="80">
                  <c:v>0.789416</c:v>
                </c:pt>
                <c:pt idx="81">
                  <c:v>0.808363</c:v>
                </c:pt>
                <c:pt idx="82">
                  <c:v>0.809809</c:v>
                </c:pt>
                <c:pt idx="83">
                  <c:v>0.819462</c:v>
                </c:pt>
                <c:pt idx="84">
                  <c:v>0.83092</c:v>
                </c:pt>
                <c:pt idx="85">
                  <c:v>0.839179</c:v>
                </c:pt>
                <c:pt idx="86">
                  <c:v>0.849297</c:v>
                </c:pt>
                <c:pt idx="87">
                  <c:v>0.859463</c:v>
                </c:pt>
                <c:pt idx="88">
                  <c:v>0.869456</c:v>
                </c:pt>
                <c:pt idx="89">
                  <c:v>0.886411</c:v>
                </c:pt>
                <c:pt idx="90">
                  <c:v>0.891221</c:v>
                </c:pt>
                <c:pt idx="91">
                  <c:v>0.906359</c:v>
                </c:pt>
                <c:pt idx="92">
                  <c:v>0.910477</c:v>
                </c:pt>
                <c:pt idx="93">
                  <c:v>0.920133</c:v>
                </c:pt>
                <c:pt idx="94">
                  <c:v>0.93086</c:v>
                </c:pt>
                <c:pt idx="95">
                  <c:v>0.940233</c:v>
                </c:pt>
                <c:pt idx="96">
                  <c:v>0.950144</c:v>
                </c:pt>
                <c:pt idx="97">
                  <c:v>0.9605</c:v>
                </c:pt>
                <c:pt idx="98">
                  <c:v>0.970674</c:v>
                </c:pt>
                <c:pt idx="99">
                  <c:v>0.985163</c:v>
                </c:pt>
                <c:pt idx="100">
                  <c:v>0.991999</c:v>
                </c:pt>
                <c:pt idx="101">
                  <c:v>1.002731</c:v>
                </c:pt>
                <c:pt idx="102">
                  <c:v>1.010995</c:v>
                </c:pt>
                <c:pt idx="103">
                  <c:v>1.020982</c:v>
                </c:pt>
                <c:pt idx="104">
                  <c:v>1.031433</c:v>
                </c:pt>
                <c:pt idx="105">
                  <c:v>1.040914</c:v>
                </c:pt>
                <c:pt idx="106">
                  <c:v>1.051197</c:v>
                </c:pt>
                <c:pt idx="107">
                  <c:v>1.061886</c:v>
                </c:pt>
                <c:pt idx="108">
                  <c:v>1.071626</c:v>
                </c:pt>
                <c:pt idx="109">
                  <c:v>1.083597</c:v>
                </c:pt>
                <c:pt idx="110">
                  <c:v>1.091731</c:v>
                </c:pt>
                <c:pt idx="111">
                  <c:v>1.10264</c:v>
                </c:pt>
                <c:pt idx="112">
                  <c:v>1.112077</c:v>
                </c:pt>
                <c:pt idx="113">
                  <c:v>1.12189</c:v>
                </c:pt>
                <c:pt idx="114">
                  <c:v>1.13363</c:v>
                </c:pt>
                <c:pt idx="115">
                  <c:v>1.142231</c:v>
                </c:pt>
                <c:pt idx="116">
                  <c:v>1.152145</c:v>
                </c:pt>
                <c:pt idx="117">
                  <c:v>1.162363</c:v>
                </c:pt>
                <c:pt idx="118">
                  <c:v>1.172289</c:v>
                </c:pt>
                <c:pt idx="119">
                  <c:v>1.186851</c:v>
                </c:pt>
                <c:pt idx="120">
                  <c:v>1.192793</c:v>
                </c:pt>
                <c:pt idx="121">
                  <c:v>1.206906</c:v>
                </c:pt>
                <c:pt idx="122">
                  <c:v>1.215784</c:v>
                </c:pt>
                <c:pt idx="123">
                  <c:v>1.222677</c:v>
                </c:pt>
                <c:pt idx="124">
                  <c:v>1.233135</c:v>
                </c:pt>
                <c:pt idx="125">
                  <c:v>1.243306</c:v>
                </c:pt>
                <c:pt idx="126">
                  <c:v>1.253364</c:v>
                </c:pt>
                <c:pt idx="127">
                  <c:v>1.266775</c:v>
                </c:pt>
                <c:pt idx="128">
                  <c:v>1.273471</c:v>
                </c:pt>
                <c:pt idx="129">
                  <c:v>1.28639</c:v>
                </c:pt>
                <c:pt idx="130">
                  <c:v>1.293374</c:v>
                </c:pt>
                <c:pt idx="131">
                  <c:v>1.303354</c:v>
                </c:pt>
                <c:pt idx="132">
                  <c:v>1.319843</c:v>
                </c:pt>
                <c:pt idx="133">
                  <c:v>1.323504</c:v>
                </c:pt>
                <c:pt idx="134">
                  <c:v>1.333611</c:v>
                </c:pt>
                <c:pt idx="135">
                  <c:v>1.343739</c:v>
                </c:pt>
                <c:pt idx="136">
                  <c:v>1.354059</c:v>
                </c:pt>
                <c:pt idx="137">
                  <c:v>1.367712</c:v>
                </c:pt>
                <c:pt idx="138">
                  <c:v>1.374061</c:v>
                </c:pt>
                <c:pt idx="139">
                  <c:v>1.38635</c:v>
                </c:pt>
                <c:pt idx="140">
                  <c:v>1.39426</c:v>
                </c:pt>
                <c:pt idx="141">
                  <c:v>1.407725</c:v>
                </c:pt>
                <c:pt idx="142">
                  <c:v>1.419659</c:v>
                </c:pt>
                <c:pt idx="143">
                  <c:v>1.424685</c:v>
                </c:pt>
                <c:pt idx="144">
                  <c:v>1.434938</c:v>
                </c:pt>
                <c:pt idx="145">
                  <c:v>1.444797</c:v>
                </c:pt>
                <c:pt idx="146">
                  <c:v>1.455116</c:v>
                </c:pt>
                <c:pt idx="147">
                  <c:v>1.467445</c:v>
                </c:pt>
                <c:pt idx="148">
                  <c:v>1.475327</c:v>
                </c:pt>
                <c:pt idx="149">
                  <c:v>1.489447</c:v>
                </c:pt>
                <c:pt idx="150">
                  <c:v>1.495184</c:v>
                </c:pt>
                <c:pt idx="151">
                  <c:v>1.505488</c:v>
                </c:pt>
                <c:pt idx="152">
                  <c:v>1.516986</c:v>
                </c:pt>
                <c:pt idx="153">
                  <c:v>1.525376</c:v>
                </c:pt>
                <c:pt idx="154">
                  <c:v>1.535531</c:v>
                </c:pt>
                <c:pt idx="155">
                  <c:v>1.545811</c:v>
                </c:pt>
                <c:pt idx="156">
                  <c:v>1.555873</c:v>
                </c:pt>
                <c:pt idx="157">
                  <c:v>1.567381</c:v>
                </c:pt>
                <c:pt idx="158">
                  <c:v>1.576184</c:v>
                </c:pt>
                <c:pt idx="159">
                  <c:v>1.593503</c:v>
                </c:pt>
                <c:pt idx="160">
                  <c:v>1.596388</c:v>
                </c:pt>
                <c:pt idx="161">
                  <c:v>1.620421</c:v>
                </c:pt>
                <c:pt idx="162">
                  <c:v>1.621321</c:v>
                </c:pt>
                <c:pt idx="163">
                  <c:v>1.626884</c:v>
                </c:pt>
                <c:pt idx="164">
                  <c:v>1.639621</c:v>
                </c:pt>
                <c:pt idx="165">
                  <c:v>1.646724</c:v>
                </c:pt>
                <c:pt idx="166">
                  <c:v>1.65857</c:v>
                </c:pt>
                <c:pt idx="167">
                  <c:v>1.674968</c:v>
                </c:pt>
                <c:pt idx="168">
                  <c:v>1.676868</c:v>
                </c:pt>
                <c:pt idx="169">
                  <c:v>1.689096</c:v>
                </c:pt>
                <c:pt idx="170">
                  <c:v>1.697311</c:v>
                </c:pt>
                <c:pt idx="171">
                  <c:v>1.718497</c:v>
                </c:pt>
                <c:pt idx="172">
                  <c:v>1.719064</c:v>
                </c:pt>
                <c:pt idx="173">
                  <c:v>1.727315</c:v>
                </c:pt>
                <c:pt idx="174">
                  <c:v>1.743704</c:v>
                </c:pt>
                <c:pt idx="175">
                  <c:v>1.747707</c:v>
                </c:pt>
                <c:pt idx="176">
                  <c:v>1.760788</c:v>
                </c:pt>
                <c:pt idx="177">
                  <c:v>1.774956</c:v>
                </c:pt>
                <c:pt idx="178">
                  <c:v>1.777688</c:v>
                </c:pt>
                <c:pt idx="179">
                  <c:v>1.790857</c:v>
                </c:pt>
                <c:pt idx="180">
                  <c:v>1.797928</c:v>
                </c:pt>
                <c:pt idx="181">
                  <c:v>1.814457</c:v>
                </c:pt>
                <c:pt idx="182">
                  <c:v>1.822807</c:v>
                </c:pt>
                <c:pt idx="183">
                  <c:v>1.828037</c:v>
                </c:pt>
                <c:pt idx="184">
                  <c:v>1.840309</c:v>
                </c:pt>
                <c:pt idx="185">
                  <c:v>1.848309</c:v>
                </c:pt>
                <c:pt idx="186">
                  <c:v>1.861793</c:v>
                </c:pt>
                <c:pt idx="187">
                  <c:v>1.875961</c:v>
                </c:pt>
                <c:pt idx="188">
                  <c:v>1.878622</c:v>
                </c:pt>
                <c:pt idx="189">
                  <c:v>1.895707</c:v>
                </c:pt>
                <c:pt idx="190">
                  <c:v>1.899093</c:v>
                </c:pt>
                <c:pt idx="191">
                  <c:v>1.920884</c:v>
                </c:pt>
                <c:pt idx="192">
                  <c:v>1.92155</c:v>
                </c:pt>
                <c:pt idx="193">
                  <c:v>1.930366</c:v>
                </c:pt>
                <c:pt idx="194">
                  <c:v>1.939467</c:v>
                </c:pt>
                <c:pt idx="195">
                  <c:v>1.949515</c:v>
                </c:pt>
                <c:pt idx="196">
                  <c:v>1.968203</c:v>
                </c:pt>
                <c:pt idx="197">
                  <c:v>1.970748</c:v>
                </c:pt>
                <c:pt idx="198">
                  <c:v>1.979872</c:v>
                </c:pt>
                <c:pt idx="199">
                  <c:v>1.998119</c:v>
                </c:pt>
                <c:pt idx="200">
                  <c:v>2.000065</c:v>
                </c:pt>
                <c:pt idx="201">
                  <c:v>2.020881</c:v>
                </c:pt>
                <c:pt idx="202">
                  <c:v>2.021692</c:v>
                </c:pt>
                <c:pt idx="203">
                  <c:v>2.030502</c:v>
                </c:pt>
                <c:pt idx="204">
                  <c:v>2.042223</c:v>
                </c:pt>
                <c:pt idx="205">
                  <c:v>2.050226</c:v>
                </c:pt>
                <c:pt idx="206">
                  <c:v>2.060277</c:v>
                </c:pt>
                <c:pt idx="207">
                  <c:v>2.088803</c:v>
                </c:pt>
                <c:pt idx="208">
                  <c:v>2.089367</c:v>
                </c:pt>
                <c:pt idx="209">
                  <c:v>2.096079</c:v>
                </c:pt>
                <c:pt idx="210">
                  <c:v>2.100519</c:v>
                </c:pt>
                <c:pt idx="211">
                  <c:v>2.117049</c:v>
                </c:pt>
                <c:pt idx="212">
                  <c:v>2.124075</c:v>
                </c:pt>
                <c:pt idx="213">
                  <c:v>2.130862</c:v>
                </c:pt>
                <c:pt idx="214">
                  <c:v>2.141092</c:v>
                </c:pt>
                <c:pt idx="215">
                  <c:v>2.159608</c:v>
                </c:pt>
                <c:pt idx="216">
                  <c:v>2.161174</c:v>
                </c:pt>
                <c:pt idx="217">
                  <c:v>2.178932</c:v>
                </c:pt>
                <c:pt idx="218">
                  <c:v>2.181477</c:v>
                </c:pt>
                <c:pt idx="219">
                  <c:v>2.195153</c:v>
                </c:pt>
                <c:pt idx="220">
                  <c:v>2.225772</c:v>
                </c:pt>
                <c:pt idx="221">
                  <c:v>2.227531</c:v>
                </c:pt>
                <c:pt idx="222">
                  <c:v>2.2284</c:v>
                </c:pt>
                <c:pt idx="223">
                  <c:v>2.234888</c:v>
                </c:pt>
                <c:pt idx="224">
                  <c:v>2.24192</c:v>
                </c:pt>
                <c:pt idx="225">
                  <c:v>2.252101</c:v>
                </c:pt>
                <c:pt idx="226">
                  <c:v>2.261966</c:v>
                </c:pt>
                <c:pt idx="227">
                  <c:v>2.279891</c:v>
                </c:pt>
                <c:pt idx="228">
                  <c:v>2.287297</c:v>
                </c:pt>
                <c:pt idx="229">
                  <c:v>2.299448</c:v>
                </c:pt>
                <c:pt idx="230">
                  <c:v>2.307181</c:v>
                </c:pt>
                <c:pt idx="231">
                  <c:v>2.312846</c:v>
                </c:pt>
                <c:pt idx="232">
                  <c:v>2.324332</c:v>
                </c:pt>
                <c:pt idx="233">
                  <c:v>2.332865</c:v>
                </c:pt>
                <c:pt idx="234">
                  <c:v>2.342713</c:v>
                </c:pt>
                <c:pt idx="235">
                  <c:v>2.355747</c:v>
                </c:pt>
                <c:pt idx="236">
                  <c:v>2.362936</c:v>
                </c:pt>
                <c:pt idx="237">
                  <c:v>2.376231</c:v>
                </c:pt>
                <c:pt idx="238">
                  <c:v>2.383378</c:v>
                </c:pt>
                <c:pt idx="239">
                  <c:v>2.393699</c:v>
                </c:pt>
                <c:pt idx="240">
                  <c:v>2.409718</c:v>
                </c:pt>
                <c:pt idx="241">
                  <c:v>2.413449</c:v>
                </c:pt>
                <c:pt idx="242">
                  <c:v>2.425906</c:v>
                </c:pt>
                <c:pt idx="243">
                  <c:v>2.433584</c:v>
                </c:pt>
                <c:pt idx="244">
                  <c:v>2.443791</c:v>
                </c:pt>
                <c:pt idx="245">
                  <c:v>2.455281</c:v>
                </c:pt>
                <c:pt idx="246">
                  <c:v>2.463996</c:v>
                </c:pt>
                <c:pt idx="247">
                  <c:v>2.475448</c:v>
                </c:pt>
                <c:pt idx="248">
                  <c:v>2.484431</c:v>
                </c:pt>
                <c:pt idx="249">
                  <c:v>2.494789</c:v>
                </c:pt>
                <c:pt idx="250">
                  <c:v>2.513413</c:v>
                </c:pt>
                <c:pt idx="251">
                  <c:v>2.514623</c:v>
                </c:pt>
                <c:pt idx="252">
                  <c:v>2.532725</c:v>
                </c:pt>
                <c:pt idx="253">
                  <c:v>2.534647</c:v>
                </c:pt>
                <c:pt idx="254">
                  <c:v>2.547448</c:v>
                </c:pt>
                <c:pt idx="255">
                  <c:v>2.56482</c:v>
                </c:pt>
                <c:pt idx="256">
                  <c:v>2.565662</c:v>
                </c:pt>
                <c:pt idx="257">
                  <c:v>2.58031</c:v>
                </c:pt>
                <c:pt idx="258">
                  <c:v>2.585023</c:v>
                </c:pt>
                <c:pt idx="259">
                  <c:v>2.595828</c:v>
                </c:pt>
                <c:pt idx="260">
                  <c:v>2.622733</c:v>
                </c:pt>
                <c:pt idx="261">
                  <c:v>2.623903</c:v>
                </c:pt>
                <c:pt idx="262">
                  <c:v>2.630726</c:v>
                </c:pt>
                <c:pt idx="263">
                  <c:v>2.635408</c:v>
                </c:pt>
                <c:pt idx="264">
                  <c:v>2.645599</c:v>
                </c:pt>
                <c:pt idx="265">
                  <c:v>2.660664</c:v>
                </c:pt>
                <c:pt idx="266">
                  <c:v>2.66555</c:v>
                </c:pt>
                <c:pt idx="267">
                  <c:v>2.679832</c:v>
                </c:pt>
                <c:pt idx="268">
                  <c:v>2.685793</c:v>
                </c:pt>
                <c:pt idx="269">
                  <c:v>2.696075</c:v>
                </c:pt>
                <c:pt idx="270">
                  <c:v>2.706453</c:v>
                </c:pt>
                <c:pt idx="271">
                  <c:v>2.71651</c:v>
                </c:pt>
                <c:pt idx="272">
                  <c:v>2.726479</c:v>
                </c:pt>
                <c:pt idx="273">
                  <c:v>2.736284</c:v>
                </c:pt>
                <c:pt idx="274">
                  <c:v>2.746282</c:v>
                </c:pt>
                <c:pt idx="275">
                  <c:v>2.756917</c:v>
                </c:pt>
                <c:pt idx="276">
                  <c:v>2.766727</c:v>
                </c:pt>
                <c:pt idx="277">
                  <c:v>2.776884</c:v>
                </c:pt>
                <c:pt idx="278">
                  <c:v>2.78713</c:v>
                </c:pt>
                <c:pt idx="279">
                  <c:v>2.796831</c:v>
                </c:pt>
                <c:pt idx="280">
                  <c:v>2.807512</c:v>
                </c:pt>
                <c:pt idx="281">
                  <c:v>2.81729</c:v>
                </c:pt>
                <c:pt idx="282">
                  <c:v>2.827144</c:v>
                </c:pt>
                <c:pt idx="283">
                  <c:v>2.837278</c:v>
                </c:pt>
                <c:pt idx="284">
                  <c:v>2.847392</c:v>
                </c:pt>
                <c:pt idx="285">
                  <c:v>2.858328</c:v>
                </c:pt>
                <c:pt idx="286">
                  <c:v>2.86898</c:v>
                </c:pt>
                <c:pt idx="287">
                  <c:v>2.878829</c:v>
                </c:pt>
                <c:pt idx="288">
                  <c:v>2.887722</c:v>
                </c:pt>
                <c:pt idx="289">
                  <c:v>2.897894</c:v>
                </c:pt>
                <c:pt idx="290">
                  <c:v>2.913705</c:v>
                </c:pt>
                <c:pt idx="291">
                  <c:v>2.918008</c:v>
                </c:pt>
                <c:pt idx="292">
                  <c:v>2.928389</c:v>
                </c:pt>
                <c:pt idx="293">
                  <c:v>2.938099</c:v>
                </c:pt>
                <c:pt idx="294">
                  <c:v>2.948237</c:v>
                </c:pt>
                <c:pt idx="295">
                  <c:v>2.959005</c:v>
                </c:pt>
                <c:pt idx="296">
                  <c:v>2.968498</c:v>
                </c:pt>
                <c:pt idx="297">
                  <c:v>2.979312</c:v>
                </c:pt>
                <c:pt idx="298">
                  <c:v>2.98862</c:v>
                </c:pt>
                <c:pt idx="299">
                  <c:v>2.998733</c:v>
                </c:pt>
                <c:pt idx="300">
                  <c:v>3.011192</c:v>
                </c:pt>
                <c:pt idx="301">
                  <c:v>3.01887</c:v>
                </c:pt>
                <c:pt idx="302">
                  <c:v>3.029134</c:v>
                </c:pt>
                <c:pt idx="303">
                  <c:v>3.043423</c:v>
                </c:pt>
                <c:pt idx="304">
                  <c:v>3.049192</c:v>
                </c:pt>
                <c:pt idx="305">
                  <c:v>3.059624</c:v>
                </c:pt>
                <c:pt idx="306">
                  <c:v>3.070072</c:v>
                </c:pt>
                <c:pt idx="307">
                  <c:v>3.079726</c:v>
                </c:pt>
                <c:pt idx="308">
                  <c:v>3.098626</c:v>
                </c:pt>
                <c:pt idx="309">
                  <c:v>3.100165</c:v>
                </c:pt>
                <c:pt idx="310">
                  <c:v>3.109777</c:v>
                </c:pt>
                <c:pt idx="311">
                  <c:v>3.119821</c:v>
                </c:pt>
                <c:pt idx="312">
                  <c:v>3.136965</c:v>
                </c:pt>
                <c:pt idx="313">
                  <c:v>3.148785</c:v>
                </c:pt>
                <c:pt idx="314">
                  <c:v>3.150665</c:v>
                </c:pt>
                <c:pt idx="315">
                  <c:v>3.178972</c:v>
                </c:pt>
                <c:pt idx="316">
                  <c:v>3.17995</c:v>
                </c:pt>
                <c:pt idx="317">
                  <c:v>3.186059</c:v>
                </c:pt>
                <c:pt idx="318">
                  <c:v>3.2012</c:v>
                </c:pt>
                <c:pt idx="319">
                  <c:v>3.201775</c:v>
                </c:pt>
                <c:pt idx="320">
                  <c:v>3.21952</c:v>
                </c:pt>
                <c:pt idx="321">
                  <c:v>3.22066</c:v>
                </c:pt>
                <c:pt idx="322">
                  <c:v>3.231312</c:v>
                </c:pt>
                <c:pt idx="323">
                  <c:v>3.243236</c:v>
                </c:pt>
                <c:pt idx="324">
                  <c:v>3.250916</c:v>
                </c:pt>
                <c:pt idx="325">
                  <c:v>3.260975</c:v>
                </c:pt>
                <c:pt idx="326">
                  <c:v>3.271099</c:v>
                </c:pt>
                <c:pt idx="327">
                  <c:v>3.281301</c:v>
                </c:pt>
                <c:pt idx="328">
                  <c:v>3.297152</c:v>
                </c:pt>
                <c:pt idx="329">
                  <c:v>3.303264</c:v>
                </c:pt>
                <c:pt idx="330">
                  <c:v>3.317113</c:v>
                </c:pt>
                <c:pt idx="331">
                  <c:v>3.32726</c:v>
                </c:pt>
                <c:pt idx="332">
                  <c:v>3.331967</c:v>
                </c:pt>
                <c:pt idx="333">
                  <c:v>3.343981</c:v>
                </c:pt>
                <c:pt idx="334">
                  <c:v>3.352073</c:v>
                </c:pt>
                <c:pt idx="335">
                  <c:v>3.367233</c:v>
                </c:pt>
                <c:pt idx="336">
                  <c:v>3.372942</c:v>
                </c:pt>
                <c:pt idx="337">
                  <c:v>3.38445</c:v>
                </c:pt>
                <c:pt idx="338">
                  <c:v>3.398164</c:v>
                </c:pt>
                <c:pt idx="339">
                  <c:v>3.405694</c:v>
                </c:pt>
                <c:pt idx="340">
                  <c:v>3.415195</c:v>
                </c:pt>
                <c:pt idx="341">
                  <c:v>3.422383</c:v>
                </c:pt>
                <c:pt idx="342">
                  <c:v>3.432711</c:v>
                </c:pt>
                <c:pt idx="343">
                  <c:v>3.443761</c:v>
                </c:pt>
                <c:pt idx="344">
                  <c:v>3.452879</c:v>
                </c:pt>
                <c:pt idx="345">
                  <c:v>3.46304</c:v>
                </c:pt>
                <c:pt idx="346">
                  <c:v>3.473351</c:v>
                </c:pt>
                <c:pt idx="347">
                  <c:v>3.484933</c:v>
                </c:pt>
                <c:pt idx="348">
                  <c:v>3.503992</c:v>
                </c:pt>
                <c:pt idx="349">
                  <c:v>3.504531</c:v>
                </c:pt>
                <c:pt idx="350">
                  <c:v>3.513873</c:v>
                </c:pt>
                <c:pt idx="351">
                  <c:v>3.523734</c:v>
                </c:pt>
                <c:pt idx="352">
                  <c:v>3.534075</c:v>
                </c:pt>
                <c:pt idx="353">
                  <c:v>3.545379</c:v>
                </c:pt>
                <c:pt idx="354">
                  <c:v>3.553839</c:v>
                </c:pt>
                <c:pt idx="355">
                  <c:v>3.563737</c:v>
                </c:pt>
                <c:pt idx="356">
                  <c:v>3.573897</c:v>
                </c:pt>
                <c:pt idx="357">
                  <c:v>3.584059</c:v>
                </c:pt>
                <c:pt idx="358">
                  <c:v>3.596314</c:v>
                </c:pt>
                <c:pt idx="359">
                  <c:v>3.604064</c:v>
                </c:pt>
                <c:pt idx="360">
                  <c:v>3.614283</c:v>
                </c:pt>
                <c:pt idx="361">
                  <c:v>3.624454</c:v>
                </c:pt>
                <c:pt idx="362">
                  <c:v>3.634635</c:v>
                </c:pt>
                <c:pt idx="363">
                  <c:v>3.645461</c:v>
                </c:pt>
                <c:pt idx="364">
                  <c:v>3.65458</c:v>
                </c:pt>
                <c:pt idx="365">
                  <c:v>3.664795</c:v>
                </c:pt>
                <c:pt idx="366">
                  <c:v>3.674779</c:v>
                </c:pt>
                <c:pt idx="367">
                  <c:v>3.68493</c:v>
                </c:pt>
                <c:pt idx="368">
                  <c:v>3.698151</c:v>
                </c:pt>
                <c:pt idx="369">
                  <c:v>3.705284</c:v>
                </c:pt>
                <c:pt idx="370">
                  <c:v>3.715629</c:v>
                </c:pt>
                <c:pt idx="371">
                  <c:v>3.725397</c:v>
                </c:pt>
                <c:pt idx="372">
                  <c:v>3.735512</c:v>
                </c:pt>
                <c:pt idx="373">
                  <c:v>3.746258</c:v>
                </c:pt>
                <c:pt idx="374">
                  <c:v>3.756568</c:v>
                </c:pt>
              </c:strCache>
            </c:strRef>
          </c:xVal>
          <c:yVal>
            <c:numRef>
              <c:f>実験1計算!$D$3:$D$502</c:f>
              <c:numCache>
                <c:formatCode>General</c:formatCode>
                <c:ptCount val="500"/>
                <c:pt idx="0">
                  <c:v>0</c:v>
                </c:pt>
                <c:pt idx="1">
                  <c:v>-1.4426325E-4</c:v>
                </c:pt>
                <c:pt idx="2">
                  <c:v>-1.5139704999999999E-4</c:v>
                </c:pt>
                <c:pt idx="3">
                  <c:v>1.1782855000000005E-4</c:v>
                </c:pt>
                <c:pt idx="4">
                  <c:v>4.4300894999999983E-4</c:v>
                </c:pt>
                <c:pt idx="5">
                  <c:v>1.3698651000000001E-3</c:v>
                </c:pt>
                <c:pt idx="6">
                  <c:v>2.2040249999999996E-3</c:v>
                </c:pt>
                <c:pt idx="7">
                  <c:v>2.7964324999999999E-3</c:v>
                </c:pt>
                <c:pt idx="8">
                  <c:v>3.1423104999999995E-3</c:v>
                </c:pt>
                <c:pt idx="9">
                  <c:v>2.9966454999999993E-3</c:v>
                </c:pt>
                <c:pt idx="10">
                  <c:v>2.8358084999999993E-3</c:v>
                </c:pt>
                <c:pt idx="11">
                  <c:v>2.7428758499999993E-3</c:v>
                </c:pt>
                <c:pt idx="12">
                  <c:v>2.7363622499999994E-3</c:v>
                </c:pt>
                <c:pt idx="13">
                  <c:v>2.494827299999999E-3</c:v>
                </c:pt>
                <c:pt idx="14">
                  <c:v>2.0235623499999991E-3</c:v>
                </c:pt>
                <c:pt idx="15">
                  <c:v>1.0011207999999993E-3</c:v>
                </c:pt>
                <c:pt idx="16">
                  <c:v>-3.9364800000000772E-5</c:v>
                </c:pt>
                <c:pt idx="17">
                  <c:v>-6.7127730000000126E-4</c:v>
                </c:pt>
                <c:pt idx="18">
                  <c:v>-8.2208730000000096E-4</c:v>
                </c:pt>
                <c:pt idx="19">
                  <c:v>-9.5164050000000116E-4</c:v>
                </c:pt>
                <c:pt idx="20">
                  <c:v>-1.2695014500000009E-3</c:v>
                </c:pt>
                <c:pt idx="21">
                  <c:v>-1.298439450000001E-3</c:v>
                </c:pt>
                <c:pt idx="22">
                  <c:v>-9.7956585000000176E-4</c:v>
                </c:pt>
                <c:pt idx="23">
                  <c:v>4.2379064999999811E-4</c:v>
                </c:pt>
                <c:pt idx="24">
                  <c:v>5.0020004999999938E-4</c:v>
                </c:pt>
                <c:pt idx="25">
                  <c:v>8.89460849999999E-4</c:v>
                </c:pt>
                <c:pt idx="26">
                  <c:v>8.98460849999999E-4</c:v>
                </c:pt>
                <c:pt idx="27">
                  <c:v>8.2341524999999909E-4</c:v>
                </c:pt>
                <c:pt idx="28">
                  <c:v>1.0496332499999985E-3</c:v>
                </c:pt>
                <c:pt idx="29">
                  <c:v>1.7090374500000004E-3</c:v>
                </c:pt>
                <c:pt idx="30">
                  <c:v>2.148121199999999E-3</c:v>
                </c:pt>
                <c:pt idx="31">
                  <c:v>3.594833699999998E-3</c:v>
                </c:pt>
                <c:pt idx="32">
                  <c:v>3.7649411999999987E-3</c:v>
                </c:pt>
                <c:pt idx="33">
                  <c:v>4.0598827999999984E-3</c:v>
                </c:pt>
                <c:pt idx="34">
                  <c:v>4.4163115999999985E-3</c:v>
                </c:pt>
                <c:pt idx="35">
                  <c:v>5.0066123499999974E-3</c:v>
                </c:pt>
                <c:pt idx="36">
                  <c:v>5.9279617999999975E-3</c:v>
                </c:pt>
                <c:pt idx="37">
                  <c:v>6.4906258000000001E-3</c:v>
                </c:pt>
                <c:pt idx="38">
                  <c:v>6.962799999999999E-3</c:v>
                </c:pt>
                <c:pt idx="39">
                  <c:v>8.1075765999999976E-3</c:v>
                </c:pt>
                <c:pt idx="40">
                  <c:v>8.1325975999999977E-3</c:v>
                </c:pt>
                <c:pt idx="41">
                  <c:v>8.2104778999999972E-3</c:v>
                </c:pt>
                <c:pt idx="42">
                  <c:v>8.0463368999999976E-3</c:v>
                </c:pt>
                <c:pt idx="43">
                  <c:v>7.5902828999999975E-3</c:v>
                </c:pt>
                <c:pt idx="44">
                  <c:v>6.6839171999999959E-3</c:v>
                </c:pt>
                <c:pt idx="45">
                  <c:v>6.0483080999999966E-3</c:v>
                </c:pt>
                <c:pt idx="46">
                  <c:v>5.3205365999999983E-3</c:v>
                </c:pt>
                <c:pt idx="47">
                  <c:v>5.1021754499999987E-3</c:v>
                </c:pt>
                <c:pt idx="48">
                  <c:v>5.1205156499999991E-3</c:v>
                </c:pt>
                <c:pt idx="49">
                  <c:v>5.3603536000000002E-3</c:v>
                </c:pt>
                <c:pt idx="50">
                  <c:v>5.8658358499999999E-3</c:v>
                </c:pt>
                <c:pt idx="51">
                  <c:v>7.0237758499999978E-3</c:v>
                </c:pt>
                <c:pt idx="52">
                  <c:v>8.1670676500000018E-3</c:v>
                </c:pt>
                <c:pt idx="53">
                  <c:v>9.4683682499999925E-3</c:v>
                </c:pt>
                <c:pt idx="54">
                  <c:v>1.0403722249999995E-2</c:v>
                </c:pt>
                <c:pt idx="55">
                  <c:v>1.1333195000000003E-2</c:v>
                </c:pt>
                <c:pt idx="56">
                  <c:v>1.2534614400000001E-2</c:v>
                </c:pt>
                <c:pt idx="57">
                  <c:v>1.3617254399999994E-2</c:v>
                </c:pt>
                <c:pt idx="58">
                  <c:v>1.4544399449999999E-2</c:v>
                </c:pt>
                <c:pt idx="59">
                  <c:v>1.5931245849999994E-2</c:v>
                </c:pt>
                <c:pt idx="60">
                  <c:v>1.7187897850000002E-2</c:v>
                </c:pt>
                <c:pt idx="61">
                  <c:v>1.9588998099999994E-2</c:v>
                </c:pt>
                <c:pt idx="62">
                  <c:v>2.0908469100000004E-2</c:v>
                </c:pt>
                <c:pt idx="63">
                  <c:v>2.3644774099999988E-2</c:v>
                </c:pt>
                <c:pt idx="64">
                  <c:v>2.5635261900000001E-2</c:v>
                </c:pt>
                <c:pt idx="65">
                  <c:v>2.7722196500000004E-2</c:v>
                </c:pt>
                <c:pt idx="66">
                  <c:v>3.0384995099999999E-2</c:v>
                </c:pt>
                <c:pt idx="67">
                  <c:v>3.3163319600000005E-2</c:v>
                </c:pt>
                <c:pt idx="68">
                  <c:v>3.5632018799999998E-2</c:v>
                </c:pt>
                <c:pt idx="69">
                  <c:v>3.8648511800000014E-2</c:v>
                </c:pt>
                <c:pt idx="70">
                  <c:v>4.0489432299999996E-2</c:v>
                </c:pt>
                <c:pt idx="71">
                  <c:v>4.4498325200000008E-2</c:v>
                </c:pt>
                <c:pt idx="72">
                  <c:v>4.6666620949999994E-2</c:v>
                </c:pt>
                <c:pt idx="73">
                  <c:v>5.2350748349999997E-2</c:v>
                </c:pt>
                <c:pt idx="74">
                  <c:v>5.3390526650000013E-2</c:v>
                </c:pt>
                <c:pt idx="75">
                  <c:v>5.7096989449999982E-2</c:v>
                </c:pt>
                <c:pt idx="76">
                  <c:v>5.9565836150000009E-2</c:v>
                </c:pt>
                <c:pt idx="77">
                  <c:v>6.2808420949999999E-2</c:v>
                </c:pt>
                <c:pt idx="78">
                  <c:v>6.6581247149999995E-2</c:v>
                </c:pt>
                <c:pt idx="79">
                  <c:v>7.2516769049999999E-2</c:v>
                </c:pt>
                <c:pt idx="80">
                  <c:v>7.3770029299999998E-2</c:v>
                </c:pt>
                <c:pt idx="81">
                  <c:v>8.1092097450000011E-2</c:v>
                </c:pt>
                <c:pt idx="82">
                  <c:v>8.1652422449999984E-2</c:v>
                </c:pt>
                <c:pt idx="83">
                  <c:v>8.5507347999999997E-2</c:v>
                </c:pt>
                <c:pt idx="84">
                  <c:v>9.024236649999999E-2</c:v>
                </c:pt>
                <c:pt idx="85">
                  <c:v>9.3604192449999998E-2</c:v>
                </c:pt>
                <c:pt idx="86">
                  <c:v>9.7821880749999979E-2</c:v>
                </c:pt>
                <c:pt idx="87">
                  <c:v>0.10215666314999998</c:v>
                </c:pt>
                <c:pt idx="88">
                  <c:v>0.10635022559999999</c:v>
                </c:pt>
                <c:pt idx="89">
                  <c:v>0.11322378259999996</c:v>
                </c:pt>
                <c:pt idx="90">
                  <c:v>0.11500011559999999</c:v>
                </c:pt>
                <c:pt idx="91">
                  <c:v>0.12006377659999999</c:v>
                </c:pt>
                <c:pt idx="92">
                  <c:v>0.12140212659999998</c:v>
                </c:pt>
                <c:pt idx="93">
                  <c:v>0.12454660299999998</c:v>
                </c:pt>
                <c:pt idx="94">
                  <c:v>0.12826672659999999</c:v>
                </c:pt>
                <c:pt idx="95">
                  <c:v>0.13157586424999998</c:v>
                </c:pt>
                <c:pt idx="96">
                  <c:v>0.13481329239999998</c:v>
                </c:pt>
                <c:pt idx="97">
                  <c:v>0.1380521314</c:v>
                </c:pt>
                <c:pt idx="98">
                  <c:v>0.14097359549999999</c:v>
                </c:pt>
                <c:pt idx="99">
                  <c:v>0.14509136929999999</c:v>
                </c:pt>
                <c:pt idx="100">
                  <c:v>0.14747508249999997</c:v>
                </c:pt>
                <c:pt idx="101">
                  <c:v>0.15177432169999999</c:v>
                </c:pt>
                <c:pt idx="102">
                  <c:v>0.15502042090000001</c:v>
                </c:pt>
                <c:pt idx="103">
                  <c:v>0.15873608424999999</c:v>
                </c:pt>
                <c:pt idx="104">
                  <c:v>0.16277121535</c:v>
                </c:pt>
                <c:pt idx="105">
                  <c:v>0.16676319039999993</c:v>
                </c:pt>
                <c:pt idx="106">
                  <c:v>0.17129696509999995</c:v>
                </c:pt>
                <c:pt idx="107">
                  <c:v>0.17603058875000002</c:v>
                </c:pt>
                <c:pt idx="108">
                  <c:v>0.18020856174999997</c:v>
                </c:pt>
                <c:pt idx="109">
                  <c:v>0.18539080764999996</c:v>
                </c:pt>
                <c:pt idx="110">
                  <c:v>0.18921053404999999</c:v>
                </c:pt>
                <c:pt idx="111">
                  <c:v>0.19458703470000002</c:v>
                </c:pt>
                <c:pt idx="112">
                  <c:v>0.19923664459999998</c:v>
                </c:pt>
                <c:pt idx="113">
                  <c:v>0.20403029510000001</c:v>
                </c:pt>
                <c:pt idx="114">
                  <c:v>0.20954046409999993</c:v>
                </c:pt>
                <c:pt idx="115">
                  <c:v>0.21335930809999998</c:v>
                </c:pt>
                <c:pt idx="116">
                  <c:v>0.21790537279999997</c:v>
                </c:pt>
                <c:pt idx="117">
                  <c:v>0.22290606199999999</c:v>
                </c:pt>
                <c:pt idx="118">
                  <c:v>0.22785417299999994</c:v>
                </c:pt>
                <c:pt idx="119">
                  <c:v>0.23501722080000004</c:v>
                </c:pt>
                <c:pt idx="120">
                  <c:v>0.2379469239</c:v>
                </c:pt>
                <c:pt idx="121">
                  <c:v>0.24551290320000002</c:v>
                </c:pt>
                <c:pt idx="122">
                  <c:v>0.25073760619999996</c:v>
                </c:pt>
                <c:pt idx="123">
                  <c:v>0.25510535564999998</c:v>
                </c:pt>
                <c:pt idx="124">
                  <c:v>0.26222359335000001</c:v>
                </c:pt>
                <c:pt idx="125">
                  <c:v>0.26926497664999993</c:v>
                </c:pt>
                <c:pt idx="126">
                  <c:v>0.27605714404999987</c:v>
                </c:pt>
                <c:pt idx="127">
                  <c:v>0.28471059179999991</c:v>
                </c:pt>
                <c:pt idx="128">
                  <c:v>0.28895418179999993</c:v>
                </c:pt>
                <c:pt idx="129">
                  <c:v>0.29729081249999989</c:v>
                </c:pt>
                <c:pt idx="130">
                  <c:v>0.30151997369999994</c:v>
                </c:pt>
                <c:pt idx="131">
                  <c:v>0.30703641869999987</c:v>
                </c:pt>
                <c:pt idx="132">
                  <c:v>0.31572282389999995</c:v>
                </c:pt>
                <c:pt idx="133">
                  <c:v>0.31749090384999989</c:v>
                </c:pt>
                <c:pt idx="134">
                  <c:v>0.32218156254999991</c:v>
                </c:pt>
                <c:pt idx="135">
                  <c:v>0.32705870094999989</c:v>
                </c:pt>
                <c:pt idx="136">
                  <c:v>0.33248856894999984</c:v>
                </c:pt>
                <c:pt idx="137">
                  <c:v>0.34084557024999995</c:v>
                </c:pt>
                <c:pt idx="138">
                  <c:v>0.34516796944999989</c:v>
                </c:pt>
                <c:pt idx="139">
                  <c:v>0.35394845994999991</c:v>
                </c:pt>
                <c:pt idx="140">
                  <c:v>0.35941901594999998</c:v>
                </c:pt>
                <c:pt idx="141">
                  <c:v>0.36783935369999987</c:v>
                </c:pt>
                <c:pt idx="142">
                  <c:v>0.37521754919999994</c:v>
                </c:pt>
                <c:pt idx="143">
                  <c:v>0.37853320139999991</c:v>
                </c:pt>
                <c:pt idx="144">
                  <c:v>0.38583436269999993</c:v>
                </c:pt>
                <c:pt idx="145">
                  <c:v>0.39331487895</c:v>
                </c:pt>
                <c:pt idx="146">
                  <c:v>0.40144005954999995</c:v>
                </c:pt>
                <c:pt idx="147">
                  <c:v>0.41186546194999996</c:v>
                </c:pt>
                <c:pt idx="148">
                  <c:v>0.41916143524999988</c:v>
                </c:pt>
                <c:pt idx="149">
                  <c:v>0.43300115324999977</c:v>
                </c:pt>
                <c:pt idx="150">
                  <c:v>0.43875192204999985</c:v>
                </c:pt>
                <c:pt idx="151">
                  <c:v>0.44872619404999975</c:v>
                </c:pt>
                <c:pt idx="152">
                  <c:v>0.45885880654999978</c:v>
                </c:pt>
                <c:pt idx="153">
                  <c:v>0.46532497954999985</c:v>
                </c:pt>
                <c:pt idx="154">
                  <c:v>0.47159163004999982</c:v>
                </c:pt>
                <c:pt idx="155">
                  <c:v>0.47653117004999984</c:v>
                </c:pt>
                <c:pt idx="156">
                  <c:v>0.48054138014999986</c:v>
                </c:pt>
                <c:pt idx="157">
                  <c:v>0.48409274894999982</c:v>
                </c:pt>
                <c:pt idx="158">
                  <c:v>0.48597350989999982</c:v>
                </c:pt>
                <c:pt idx="159">
                  <c:v>0.4896061701499998</c:v>
                </c:pt>
                <c:pt idx="160">
                  <c:v>0.49040776739999981</c:v>
                </c:pt>
                <c:pt idx="161">
                  <c:v>0.49768375814999982</c:v>
                </c:pt>
                <c:pt idx="162">
                  <c:v>0.49792180814999987</c:v>
                </c:pt>
                <c:pt idx="163">
                  <c:v>0.49896765214999989</c:v>
                </c:pt>
                <c:pt idx="164">
                  <c:v>0.50104123574999992</c:v>
                </c:pt>
                <c:pt idx="165">
                  <c:v>0.50279105979999994</c:v>
                </c:pt>
                <c:pt idx="166">
                  <c:v>0.50682521509999989</c:v>
                </c:pt>
                <c:pt idx="167">
                  <c:v>0.51272439559999983</c:v>
                </c:pt>
                <c:pt idx="168">
                  <c:v>0.5133512055999998</c:v>
                </c:pt>
                <c:pt idx="169">
                  <c:v>0.51699637239999974</c:v>
                </c:pt>
                <c:pt idx="170">
                  <c:v>0.51921565464999975</c:v>
                </c:pt>
                <c:pt idx="171">
                  <c:v>0.52434796314999976</c:v>
                </c:pt>
                <c:pt idx="172">
                  <c:v>0.5244691026999998</c:v>
                </c:pt>
                <c:pt idx="173">
                  <c:v>0.52616509574999981</c:v>
                </c:pt>
                <c:pt idx="174">
                  <c:v>0.52897580924999976</c:v>
                </c:pt>
                <c:pt idx="175">
                  <c:v>0.5294717809499998</c:v>
                </c:pt>
                <c:pt idx="176">
                  <c:v>0.53110363569999985</c:v>
                </c:pt>
                <c:pt idx="177">
                  <c:v>0.53338610049999979</c:v>
                </c:pt>
                <c:pt idx="178">
                  <c:v>0.53393782789999977</c:v>
                </c:pt>
                <c:pt idx="179">
                  <c:v>0.53652421949999973</c:v>
                </c:pt>
                <c:pt idx="180">
                  <c:v>0.53744663144999971</c:v>
                </c:pt>
                <c:pt idx="181">
                  <c:v>0.53810613854999967</c:v>
                </c:pt>
                <c:pt idx="182">
                  <c:v>0.53768112354999964</c:v>
                </c:pt>
                <c:pt idx="183">
                  <c:v>0.53716439954999962</c:v>
                </c:pt>
                <c:pt idx="184">
                  <c:v>0.53633665314999956</c:v>
                </c:pt>
                <c:pt idx="185">
                  <c:v>0.53547585314999957</c:v>
                </c:pt>
                <c:pt idx="186">
                  <c:v>0.5317279753499996</c:v>
                </c:pt>
                <c:pt idx="187">
                  <c:v>0.52523548934999964</c:v>
                </c:pt>
                <c:pt idx="188">
                  <c:v>0.52348920809999966</c:v>
                </c:pt>
                <c:pt idx="189">
                  <c:v>0.50915831009999968</c:v>
                </c:pt>
                <c:pt idx="190">
                  <c:v>0.50600255809999983</c:v>
                </c:pt>
                <c:pt idx="191">
                  <c:v>0.48502545194999974</c:v>
                </c:pt>
                <c:pt idx="192">
                  <c:v>0.4843798315499997</c:v>
                </c:pt>
                <c:pt idx="193">
                  <c:v>0.47570312434999978</c:v>
                </c:pt>
                <c:pt idx="194">
                  <c:v>0.46575118084999978</c:v>
                </c:pt>
                <c:pt idx="195">
                  <c:v>0.45249786884999971</c:v>
                </c:pt>
                <c:pt idx="196">
                  <c:v>0.42401922565</c:v>
                </c:pt>
                <c:pt idx="197">
                  <c:v>0.41977658339999996</c:v>
                </c:pt>
                <c:pt idx="198">
                  <c:v>0.40401167999999971</c:v>
                </c:pt>
                <c:pt idx="199">
                  <c:v>0.37389683119999989</c:v>
                </c:pt>
                <c:pt idx="200">
                  <c:v>0.37102161619999957</c:v>
                </c:pt>
                <c:pt idx="201">
                  <c:v>0.34264108179999964</c:v>
                </c:pt>
                <c:pt idx="202">
                  <c:v>0.34154602905000009</c:v>
                </c:pt>
                <c:pt idx="203">
                  <c:v>0.32979392955000009</c:v>
                </c:pt>
                <c:pt idx="204">
                  <c:v>0.31368986159999995</c:v>
                </c:pt>
                <c:pt idx="205">
                  <c:v>0.3018910387</c:v>
                </c:pt>
                <c:pt idx="206">
                  <c:v>0.28645622054999964</c:v>
                </c:pt>
                <c:pt idx="207">
                  <c:v>0.24286278734999989</c:v>
                </c:pt>
                <c:pt idx="208">
                  <c:v>0.24204284414999955</c:v>
                </c:pt>
                <c:pt idx="209">
                  <c:v>0.23318099054999977</c:v>
                </c:pt>
                <c:pt idx="210">
                  <c:v>0.22815535455000002</c:v>
                </c:pt>
                <c:pt idx="211">
                  <c:v>0.21217745654999964</c:v>
                </c:pt>
                <c:pt idx="212">
                  <c:v>0.20536891124999987</c:v>
                </c:pt>
                <c:pt idx="213">
                  <c:v>0.19721433074999975</c:v>
                </c:pt>
                <c:pt idx="214">
                  <c:v>0.18171843824999981</c:v>
                </c:pt>
                <c:pt idx="215">
                  <c:v>0.15059859704999984</c:v>
                </c:pt>
                <c:pt idx="216">
                  <c:v>0.14803270604999991</c:v>
                </c:pt>
                <c:pt idx="217">
                  <c:v>0.12181745854999967</c:v>
                </c:pt>
                <c:pt idx="218">
                  <c:v>0.11834353354999964</c:v>
                </c:pt>
                <c:pt idx="219">
                  <c:v>9.9191663149999929E-2</c:v>
                </c:pt>
                <c:pt idx="220">
                  <c:v>5.267527834999966E-2</c:v>
                </c:pt>
                <c:pt idx="221">
                  <c:v>4.9619455599999931E-2</c:v>
                </c:pt>
                <c:pt idx="222">
                  <c:v>4.784743424999946E-2</c:v>
                </c:pt>
                <c:pt idx="223">
                  <c:v>3.2884808649999347E-2</c:v>
                </c:pt>
                <c:pt idx="224">
                  <c:v>1.596335545000006E-2</c:v>
                </c:pt>
                <c:pt idx="225">
                  <c:v>-7.6988157000004442E-3</c:v>
                </c:pt>
                <c:pt idx="226">
                  <c:v>-2.9667184200000474E-2</c:v>
                </c:pt>
                <c:pt idx="227">
                  <c:v>-6.8344852950000409E-2</c:v>
                </c:pt>
                <c:pt idx="228">
                  <c:v>-8.4043721450000455E-2</c:v>
                </c:pt>
                <c:pt idx="229">
                  <c:v>-0.11009668055000002</c:v>
                </c:pt>
                <c:pt idx="230">
                  <c:v>-0.1262915158</c:v>
                </c:pt>
                <c:pt idx="231">
                  <c:v>-0.13732863530000006</c:v>
                </c:pt>
                <c:pt idx="232">
                  <c:v>-0.15903602670000025</c:v>
                </c:pt>
                <c:pt idx="233">
                  <c:v>-0.17547655780000004</c:v>
                </c:pt>
                <c:pt idx="234">
                  <c:v>-0.19529565779999974</c:v>
                </c:pt>
                <c:pt idx="235">
                  <c:v>-0.2233624217000002</c:v>
                </c:pt>
                <c:pt idx="236">
                  <c:v>-0.23943846349999995</c:v>
                </c:pt>
                <c:pt idx="237">
                  <c:v>-0.26884301500000057</c:v>
                </c:pt>
                <c:pt idx="238">
                  <c:v>-0.28393176140000015</c:v>
                </c:pt>
                <c:pt idx="239">
                  <c:v>-0.30480082339999975</c:v>
                </c:pt>
                <c:pt idx="240">
                  <c:v>-0.33590251284999978</c:v>
                </c:pt>
                <c:pt idx="241">
                  <c:v>-0.34273210835000006</c:v>
                </c:pt>
                <c:pt idx="242">
                  <c:v>-0.36463774284999995</c:v>
                </c:pt>
                <c:pt idx="243">
                  <c:v>-0.37744886975000042</c:v>
                </c:pt>
                <c:pt idx="244">
                  <c:v>-0.39303955190000017</c:v>
                </c:pt>
                <c:pt idx="245">
                  <c:v>-0.40901754589999989</c:v>
                </c:pt>
                <c:pt idx="246">
                  <c:v>-0.42036665464999995</c:v>
                </c:pt>
                <c:pt idx="247">
                  <c:v>-0.43479445685000023</c:v>
                </c:pt>
                <c:pt idx="248">
                  <c:v>-0.44579009799999991</c:v>
                </c:pt>
                <c:pt idx="249">
                  <c:v>-0.45849522080000005</c:v>
                </c:pt>
                <c:pt idx="250">
                  <c:v>-0.4827567056</c:v>
                </c:pt>
                <c:pt idx="251">
                  <c:v>-0.48435257459999992</c:v>
                </c:pt>
                <c:pt idx="252">
                  <c:v>-0.50483860800000024</c:v>
                </c:pt>
                <c:pt idx="253">
                  <c:v>-0.50648009210000022</c:v>
                </c:pt>
                <c:pt idx="254">
                  <c:v>-0.5150887646000003</c:v>
                </c:pt>
                <c:pt idx="255">
                  <c:v>-0.52636840420000031</c:v>
                </c:pt>
                <c:pt idx="256">
                  <c:v>-0.52696100380000033</c:v>
                </c:pt>
                <c:pt idx="257">
                  <c:v>-0.53766502980000019</c:v>
                </c:pt>
                <c:pt idx="258">
                  <c:v>-0.54120001545000029</c:v>
                </c:pt>
                <c:pt idx="259">
                  <c:v>-0.55087751370000027</c:v>
                </c:pt>
                <c:pt idx="260">
                  <c:v>-0.58085506470000048</c:v>
                </c:pt>
                <c:pt idx="261">
                  <c:v>-0.58229445720000006</c:v>
                </c:pt>
                <c:pt idx="262">
                  <c:v>-0.59077783425000041</c:v>
                </c:pt>
                <c:pt idx="263">
                  <c:v>-0.59643251975000022</c:v>
                </c:pt>
                <c:pt idx="264">
                  <c:v>-0.60839930149999999</c:v>
                </c:pt>
                <c:pt idx="265">
                  <c:v>-0.62689460200000036</c:v>
                </c:pt>
                <c:pt idx="266">
                  <c:v>-0.63340324260000025</c:v>
                </c:pt>
                <c:pt idx="267">
                  <c:v>-0.6528724650000004</c:v>
                </c:pt>
                <c:pt idx="268">
                  <c:v>-0.66079463399999994</c:v>
                </c:pt>
                <c:pt idx="269">
                  <c:v>-0.67395610810000006</c:v>
                </c:pt>
                <c:pt idx="270">
                  <c:v>-0.68714810280000038</c:v>
                </c:pt>
                <c:pt idx="271">
                  <c:v>-0.70011559860000006</c:v>
                </c:pt>
                <c:pt idx="272">
                  <c:v>-0.71251155164999991</c:v>
                </c:pt>
                <c:pt idx="273">
                  <c:v>-0.72327891239999997</c:v>
                </c:pt>
                <c:pt idx="274">
                  <c:v>-0.73171522479999995</c:v>
                </c:pt>
                <c:pt idx="275">
                  <c:v>-0.73736081455000002</c:v>
                </c:pt>
                <c:pt idx="276">
                  <c:v>-0.74019099955000001</c:v>
                </c:pt>
                <c:pt idx="277">
                  <c:v>-0.74194511345000003</c:v>
                </c:pt>
                <c:pt idx="278">
                  <c:v>-0.74318436715000002</c:v>
                </c:pt>
                <c:pt idx="279">
                  <c:v>-0.74383869960000004</c:v>
                </c:pt>
                <c:pt idx="280">
                  <c:v>-0.74439784995000002</c:v>
                </c:pt>
                <c:pt idx="281">
                  <c:v>-0.74589681735000002</c:v>
                </c:pt>
                <c:pt idx="282">
                  <c:v>-0.74962458555000011</c:v>
                </c:pt>
                <c:pt idx="283">
                  <c:v>-0.75552409365000006</c:v>
                </c:pt>
                <c:pt idx="284">
                  <c:v>-0.76165166055000022</c:v>
                </c:pt>
                <c:pt idx="285">
                  <c:v>-0.76725253295000029</c:v>
                </c:pt>
                <c:pt idx="286">
                  <c:v>-0.77124330475000025</c:v>
                </c:pt>
                <c:pt idx="287">
                  <c:v>-0.77359426105000029</c:v>
                </c:pt>
                <c:pt idx="288">
                  <c:v>-0.77474457060000024</c:v>
                </c:pt>
                <c:pt idx="289">
                  <c:v>-0.77533810680000026</c:v>
                </c:pt>
                <c:pt idx="290">
                  <c:v>-0.77637135565000026</c:v>
                </c:pt>
                <c:pt idx="291">
                  <c:v>-0.77697829380000027</c:v>
                </c:pt>
                <c:pt idx="292">
                  <c:v>-0.77918114200000033</c:v>
                </c:pt>
                <c:pt idx="293">
                  <c:v>-0.78149066550000024</c:v>
                </c:pt>
                <c:pt idx="294">
                  <c:v>-0.78361102820000028</c:v>
                </c:pt>
                <c:pt idx="295">
                  <c:v>-0.78498502500000022</c:v>
                </c:pt>
                <c:pt idx="296">
                  <c:v>-0.78520811050000028</c:v>
                </c:pt>
                <c:pt idx="297">
                  <c:v>-0.78453547970000026</c:v>
                </c:pt>
                <c:pt idx="298">
                  <c:v>-0.78396396850000027</c:v>
                </c:pt>
                <c:pt idx="299">
                  <c:v>-0.7841626889500003</c:v>
                </c:pt>
                <c:pt idx="300">
                  <c:v>-0.78652803010000027</c:v>
                </c:pt>
                <c:pt idx="301">
                  <c:v>-0.78939768260000043</c:v>
                </c:pt>
                <c:pt idx="302">
                  <c:v>-0.79428180700000039</c:v>
                </c:pt>
                <c:pt idx="303">
                  <c:v>-0.80163063970000048</c:v>
                </c:pt>
                <c:pt idx="304">
                  <c:v>-0.80459590570000039</c:v>
                </c:pt>
                <c:pt idx="305">
                  <c:v>-0.80976496170000023</c:v>
                </c:pt>
                <c:pt idx="306">
                  <c:v>-0.8146473121000003</c:v>
                </c:pt>
                <c:pt idx="307">
                  <c:v>-0.81897085600000019</c:v>
                </c:pt>
                <c:pt idx="308">
                  <c:v>-0.82719519100000016</c:v>
                </c:pt>
                <c:pt idx="309">
                  <c:v>-0.82781956330000028</c:v>
                </c:pt>
                <c:pt idx="310">
                  <c:v>-0.83088771370000025</c:v>
                </c:pt>
                <c:pt idx="311">
                  <c:v>-0.83298540310000024</c:v>
                </c:pt>
                <c:pt idx="312">
                  <c:v>-0.8353872775000003</c:v>
                </c:pt>
                <c:pt idx="313">
                  <c:v>-0.83691205750000031</c:v>
                </c:pt>
                <c:pt idx="314">
                  <c:v>-0.83719941550000032</c:v>
                </c:pt>
                <c:pt idx="315">
                  <c:v>-0.84244328725000028</c:v>
                </c:pt>
                <c:pt idx="316">
                  <c:v>-0.84266754265000021</c:v>
                </c:pt>
                <c:pt idx="317">
                  <c:v>-0.8441508078500003</c:v>
                </c:pt>
                <c:pt idx="318">
                  <c:v>-0.84708891890000027</c:v>
                </c:pt>
                <c:pt idx="319">
                  <c:v>-0.84715277265000022</c:v>
                </c:pt>
                <c:pt idx="320">
                  <c:v>-0.84682537740000019</c:v>
                </c:pt>
                <c:pt idx="321">
                  <c:v>-0.84665973540000017</c:v>
                </c:pt>
                <c:pt idx="322">
                  <c:v>-0.84462573600000024</c:v>
                </c:pt>
                <c:pt idx="323">
                  <c:v>-0.84239058220000018</c:v>
                </c:pt>
                <c:pt idx="324">
                  <c:v>-0.84102776620000019</c:v>
                </c:pt>
                <c:pt idx="325">
                  <c:v>-0.83962855930000013</c:v>
                </c:pt>
                <c:pt idx="326">
                  <c:v>-0.83909856790000015</c:v>
                </c:pt>
                <c:pt idx="327">
                  <c:v>-0.83938218350000016</c:v>
                </c:pt>
                <c:pt idx="328">
                  <c:v>-0.84043627500000018</c:v>
                </c:pt>
                <c:pt idx="329">
                  <c:v>-0.84095701740000017</c:v>
                </c:pt>
                <c:pt idx="330">
                  <c:v>-0.84276708170000014</c:v>
                </c:pt>
                <c:pt idx="331">
                  <c:v>-0.84467979120000014</c:v>
                </c:pt>
                <c:pt idx="332">
                  <c:v>-0.84570544650000024</c:v>
                </c:pt>
                <c:pt idx="333">
                  <c:v>-0.84769316280000018</c:v>
                </c:pt>
                <c:pt idx="334">
                  <c:v>-0.84834375960000019</c:v>
                </c:pt>
                <c:pt idx="335">
                  <c:v>-0.84894636960000025</c:v>
                </c:pt>
                <c:pt idx="336">
                  <c:v>-0.84894208785000025</c:v>
                </c:pt>
                <c:pt idx="337">
                  <c:v>-0.84834769965000023</c:v>
                </c:pt>
                <c:pt idx="338">
                  <c:v>-0.84814610385000022</c:v>
                </c:pt>
                <c:pt idx="339">
                  <c:v>-0.8494292158500002</c:v>
                </c:pt>
                <c:pt idx="340">
                  <c:v>-0.85246336020000024</c:v>
                </c:pt>
                <c:pt idx="341">
                  <c:v>-0.85481778960000021</c:v>
                </c:pt>
                <c:pt idx="342">
                  <c:v>-0.85799313320000015</c:v>
                </c:pt>
                <c:pt idx="343">
                  <c:v>-0.86113741070000016</c:v>
                </c:pt>
                <c:pt idx="344">
                  <c:v>-0.86335718780000015</c:v>
                </c:pt>
                <c:pt idx="345">
                  <c:v>-0.86516178140000011</c:v>
                </c:pt>
                <c:pt idx="346">
                  <c:v>-0.86608667810000017</c:v>
                </c:pt>
                <c:pt idx="347">
                  <c:v>-0.86672195080000014</c:v>
                </c:pt>
                <c:pt idx="348">
                  <c:v>-0.86860688590000013</c:v>
                </c:pt>
                <c:pt idx="349">
                  <c:v>-0.86870363640000015</c:v>
                </c:pt>
                <c:pt idx="350">
                  <c:v>-0.87111433950000006</c:v>
                </c:pt>
                <c:pt idx="351">
                  <c:v>-0.87423238770000011</c:v>
                </c:pt>
                <c:pt idx="352">
                  <c:v>-0.87773850375000007</c:v>
                </c:pt>
                <c:pt idx="353">
                  <c:v>-0.88119526695000006</c:v>
                </c:pt>
                <c:pt idx="354">
                  <c:v>-0.88306831095000005</c:v>
                </c:pt>
                <c:pt idx="355">
                  <c:v>-0.8842600301500001</c:v>
                </c:pt>
                <c:pt idx="356">
                  <c:v>-0.88436315415000011</c:v>
                </c:pt>
                <c:pt idx="357">
                  <c:v>-0.8835156433500001</c:v>
                </c:pt>
                <c:pt idx="358">
                  <c:v>-0.88277115210000012</c:v>
                </c:pt>
                <c:pt idx="359">
                  <c:v>-0.8836976646000001</c:v>
                </c:pt>
                <c:pt idx="360">
                  <c:v>-0.88710927775000004</c:v>
                </c:pt>
                <c:pt idx="361">
                  <c:v>-0.89160536830000015</c:v>
                </c:pt>
                <c:pt idx="362">
                  <c:v>-0.8954884017000001</c:v>
                </c:pt>
                <c:pt idx="363">
                  <c:v>-0.89691256200000014</c:v>
                </c:pt>
                <c:pt idx="364">
                  <c:v>-0.89530488230000016</c:v>
                </c:pt>
                <c:pt idx="365">
                  <c:v>-0.89291814755000021</c:v>
                </c:pt>
                <c:pt idx="366">
                  <c:v>-0.89253326435000024</c:v>
                </c:pt>
                <c:pt idx="367">
                  <c:v>-0.89359302875000024</c:v>
                </c:pt>
                <c:pt idx="368">
                  <c:v>-0.89588026175000024</c:v>
                </c:pt>
                <c:pt idx="369">
                  <c:v>-0.89757042610000015</c:v>
                </c:pt>
                <c:pt idx="370">
                  <c:v>-0.89941700860000018</c:v>
                </c:pt>
                <c:pt idx="371">
                  <c:v>-0.89992201420000018</c:v>
                </c:pt>
                <c:pt idx="372">
                  <c:v>-0.90058302945000013</c:v>
                </c:pt>
                <c:pt idx="373">
                  <c:v>-0.90247163895000015</c:v>
                </c:pt>
                <c:pt idx="374">
                  <c:v>-0.90595693445000014</c:v>
                </c:pt>
                <c:pt idx="375">
                  <c:v>-0.90595693445000014</c:v>
                </c:pt>
                <c:pt idx="376">
                  <c:v>-0.90595693445000014</c:v>
                </c:pt>
                <c:pt idx="377">
                  <c:v>-0.90595693445000014</c:v>
                </c:pt>
                <c:pt idx="378">
                  <c:v>-0.90595693445000014</c:v>
                </c:pt>
                <c:pt idx="379">
                  <c:v>-0.90595693445000014</c:v>
                </c:pt>
                <c:pt idx="380">
                  <c:v>-0.90595693445000014</c:v>
                </c:pt>
                <c:pt idx="381">
                  <c:v>-0.90595693445000014</c:v>
                </c:pt>
                <c:pt idx="382">
                  <c:v>-0.90595693445000014</c:v>
                </c:pt>
                <c:pt idx="383">
                  <c:v>-0.90595693445000014</c:v>
                </c:pt>
                <c:pt idx="384">
                  <c:v>-0.90595693445000014</c:v>
                </c:pt>
                <c:pt idx="385">
                  <c:v>-0.90595693445000014</c:v>
                </c:pt>
                <c:pt idx="386">
                  <c:v>-0.90595693445000014</c:v>
                </c:pt>
                <c:pt idx="387">
                  <c:v>-0.90595693445000014</c:v>
                </c:pt>
                <c:pt idx="388">
                  <c:v>-0.90595693445000014</c:v>
                </c:pt>
                <c:pt idx="389">
                  <c:v>-0.90595693445000014</c:v>
                </c:pt>
                <c:pt idx="390">
                  <c:v>-0.90595693445000014</c:v>
                </c:pt>
                <c:pt idx="391">
                  <c:v>-0.90595693445000014</c:v>
                </c:pt>
                <c:pt idx="392">
                  <c:v>-0.90595693445000014</c:v>
                </c:pt>
                <c:pt idx="393">
                  <c:v>-0.90595693445000014</c:v>
                </c:pt>
                <c:pt idx="394">
                  <c:v>-0.90595693445000014</c:v>
                </c:pt>
                <c:pt idx="395">
                  <c:v>-0.90595693445000014</c:v>
                </c:pt>
                <c:pt idx="396">
                  <c:v>-0.90595693445000014</c:v>
                </c:pt>
                <c:pt idx="397">
                  <c:v>-0.90595693445000014</c:v>
                </c:pt>
                <c:pt idx="398">
                  <c:v>-0.90595693445000014</c:v>
                </c:pt>
                <c:pt idx="399">
                  <c:v>-0.90595693445000014</c:v>
                </c:pt>
                <c:pt idx="400">
                  <c:v>-0.90595693445000014</c:v>
                </c:pt>
                <c:pt idx="401">
                  <c:v>-0.90595693445000014</c:v>
                </c:pt>
                <c:pt idx="402">
                  <c:v>-0.90595693445000014</c:v>
                </c:pt>
                <c:pt idx="403">
                  <c:v>-0.90595693445000014</c:v>
                </c:pt>
                <c:pt idx="404">
                  <c:v>-0.90595693445000014</c:v>
                </c:pt>
                <c:pt idx="405">
                  <c:v>-0.90595693445000014</c:v>
                </c:pt>
                <c:pt idx="406">
                  <c:v>-0.90595693445000014</c:v>
                </c:pt>
                <c:pt idx="407">
                  <c:v>-0.90595693445000014</c:v>
                </c:pt>
                <c:pt idx="408">
                  <c:v>-0.90595693445000014</c:v>
                </c:pt>
                <c:pt idx="409">
                  <c:v>-0.90595693445000014</c:v>
                </c:pt>
                <c:pt idx="410">
                  <c:v>-0.90595693445000014</c:v>
                </c:pt>
                <c:pt idx="411">
                  <c:v>-0.90595693445000014</c:v>
                </c:pt>
                <c:pt idx="412">
                  <c:v>-0.90595693445000014</c:v>
                </c:pt>
                <c:pt idx="413">
                  <c:v>-0.90595693445000014</c:v>
                </c:pt>
                <c:pt idx="414">
                  <c:v>-0.90595693445000014</c:v>
                </c:pt>
                <c:pt idx="415">
                  <c:v>-0.90595693445000014</c:v>
                </c:pt>
                <c:pt idx="416">
                  <c:v>-0.90595693445000014</c:v>
                </c:pt>
                <c:pt idx="417">
                  <c:v>-0.90595693445000014</c:v>
                </c:pt>
                <c:pt idx="418">
                  <c:v>-0.90595693445000014</c:v>
                </c:pt>
                <c:pt idx="419">
                  <c:v>-0.90595693445000014</c:v>
                </c:pt>
                <c:pt idx="420">
                  <c:v>-0.90595693445000014</c:v>
                </c:pt>
                <c:pt idx="421">
                  <c:v>-0.90595693445000014</c:v>
                </c:pt>
                <c:pt idx="422">
                  <c:v>-0.90595693445000014</c:v>
                </c:pt>
                <c:pt idx="423">
                  <c:v>-0.90595693445000014</c:v>
                </c:pt>
                <c:pt idx="424">
                  <c:v>-0.90595693445000014</c:v>
                </c:pt>
                <c:pt idx="425">
                  <c:v>-0.90595693445000014</c:v>
                </c:pt>
                <c:pt idx="426">
                  <c:v>-0.90595693445000014</c:v>
                </c:pt>
                <c:pt idx="427">
                  <c:v>-0.90595693445000014</c:v>
                </c:pt>
                <c:pt idx="428">
                  <c:v>-0.90595693445000014</c:v>
                </c:pt>
                <c:pt idx="429">
                  <c:v>-0.90595693445000014</c:v>
                </c:pt>
                <c:pt idx="430">
                  <c:v>-0.90595693445000014</c:v>
                </c:pt>
                <c:pt idx="431">
                  <c:v>-0.90595693445000014</c:v>
                </c:pt>
                <c:pt idx="432">
                  <c:v>-0.90595693445000014</c:v>
                </c:pt>
                <c:pt idx="433">
                  <c:v>-0.90595693445000014</c:v>
                </c:pt>
                <c:pt idx="434">
                  <c:v>-0.90595693445000014</c:v>
                </c:pt>
                <c:pt idx="435">
                  <c:v>-0.90595693445000014</c:v>
                </c:pt>
                <c:pt idx="436">
                  <c:v>-0.90595693445000014</c:v>
                </c:pt>
                <c:pt idx="437">
                  <c:v>-0.90595693445000014</c:v>
                </c:pt>
                <c:pt idx="438">
                  <c:v>-0.90595693445000014</c:v>
                </c:pt>
                <c:pt idx="439">
                  <c:v>-0.90595693445000014</c:v>
                </c:pt>
                <c:pt idx="440">
                  <c:v>-0.90595693445000014</c:v>
                </c:pt>
              </c:numCache>
            </c:numRef>
          </c:yVal>
          <c:smooth val="0"/>
          <c:extLst>
            <c:ext xmlns:c16="http://schemas.microsoft.com/office/drawing/2014/chart" uri="{C3380CC4-5D6E-409C-BE32-E72D297353CC}">
              <c16:uniqueId val="{00000000-9656-4124-B1E6-65EB14326476}"/>
            </c:ext>
          </c:extLst>
        </c:ser>
        <c:dLbls>
          <c:showLegendKey val="0"/>
          <c:showVal val="0"/>
          <c:showCatName val="0"/>
          <c:showSerName val="0"/>
          <c:showPercent val="0"/>
          <c:showBubbleSize val="0"/>
        </c:dLbls>
        <c:axId val="1013715808"/>
        <c:axId val="1013713888"/>
      </c:scatterChart>
      <c:valAx>
        <c:axId val="1013715808"/>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3888"/>
        <c:crosses val="autoZero"/>
        <c:crossBetween val="midCat"/>
      </c:valAx>
      <c:valAx>
        <c:axId val="1013713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58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tx>
            <c:strRef>
              <c:f>実験1計算!$F$2</c:f>
              <c:strCache>
                <c:ptCount val="1"/>
                <c:pt idx="0">
                  <c:v>L(m)</c:v>
                </c:pt>
              </c:strCache>
            </c:strRef>
          </c:tx>
          <c:spPr>
            <a:ln w="38100" cap="rnd">
              <a:noFill/>
              <a:round/>
            </a:ln>
            <a:effectLst/>
          </c:spPr>
          <c:marker>
            <c:symbol val="circle"/>
            <c:size val="5"/>
            <c:spPr>
              <a:solidFill>
                <a:schemeClr val="accent6"/>
              </a:solidFill>
              <a:ln w="9525">
                <a:solidFill>
                  <a:schemeClr val="accent6"/>
                </a:solidFill>
              </a:ln>
              <a:effectLst/>
            </c:spPr>
          </c:marker>
          <c:xVal>
            <c:strRef>
              <c:f>実験1計算!$A$3:$A$502</c:f>
              <c:strCache>
                <c:ptCount val="375"/>
                <c:pt idx="0">
                  <c:v>0</c:v>
                </c:pt>
                <c:pt idx="1">
                  <c:v>0.009915</c:v>
                </c:pt>
                <c:pt idx="2">
                  <c:v>0.010588</c:v>
                </c:pt>
                <c:pt idx="3">
                  <c:v>0.018204</c:v>
                </c:pt>
                <c:pt idx="4">
                  <c:v>0.022066</c:v>
                </c:pt>
                <c:pt idx="5">
                  <c:v>0.031807</c:v>
                </c:pt>
                <c:pt idx="6">
                  <c:v>0.043133</c:v>
                </c:pt>
                <c:pt idx="7">
                  <c:v>0.052075</c:v>
                </c:pt>
                <c:pt idx="8">
                  <c:v>0.062115</c:v>
                </c:pt>
                <c:pt idx="9">
                  <c:v>0.072905</c:v>
                </c:pt>
                <c:pt idx="10">
                  <c:v>0.082366</c:v>
                </c:pt>
                <c:pt idx="11">
                  <c:v>0.097477</c:v>
                </c:pt>
                <c:pt idx="12">
                  <c:v>0.102905</c:v>
                </c:pt>
                <c:pt idx="13">
                  <c:v>0.115584</c:v>
                </c:pt>
                <c:pt idx="14">
                  <c:v>0.122851</c:v>
                </c:pt>
                <c:pt idx="15">
                  <c:v>0.132744</c:v>
                </c:pt>
                <c:pt idx="16">
                  <c:v>0.142985</c:v>
                </c:pt>
                <c:pt idx="17">
                  <c:v>0.153235</c:v>
                </c:pt>
                <c:pt idx="18">
                  <c:v>0.163289</c:v>
                </c:pt>
                <c:pt idx="19">
                  <c:v>0.173571</c:v>
                </c:pt>
                <c:pt idx="20">
                  <c:v>0.183614</c:v>
                </c:pt>
                <c:pt idx="21">
                  <c:v>0.198083</c:v>
                </c:pt>
                <c:pt idx="22">
                  <c:v>0.204311</c:v>
                </c:pt>
                <c:pt idx="23">
                  <c:v>0.223681</c:v>
                </c:pt>
                <c:pt idx="24">
                  <c:v>0.224782</c:v>
                </c:pt>
                <c:pt idx="25">
                  <c:v>0.23371</c:v>
                </c:pt>
                <c:pt idx="26">
                  <c:v>0.24371</c:v>
                </c:pt>
                <c:pt idx="27">
                  <c:v>0.254133</c:v>
                </c:pt>
                <c:pt idx="28">
                  <c:v>0.264323</c:v>
                </c:pt>
                <c:pt idx="29">
                  <c:v>0.278519</c:v>
                </c:pt>
                <c:pt idx="30">
                  <c:v>0.284354</c:v>
                </c:pt>
                <c:pt idx="31">
                  <c:v>0.301079</c:v>
                </c:pt>
                <c:pt idx="32">
                  <c:v>0.304757</c:v>
                </c:pt>
                <c:pt idx="33">
                  <c:v>0.31747</c:v>
                </c:pt>
                <c:pt idx="34">
                  <c:v>0.326752</c:v>
                </c:pt>
                <c:pt idx="35">
                  <c:v>0.334649</c:v>
                </c:pt>
                <c:pt idx="36">
                  <c:v>0.345282</c:v>
                </c:pt>
                <c:pt idx="37">
                  <c:v>0.355042</c:v>
                </c:pt>
                <c:pt idx="38">
                  <c:v>0.365014</c:v>
                </c:pt>
                <c:pt idx="39">
                  <c:v>0.38542</c:v>
                </c:pt>
                <c:pt idx="40">
                  <c:v>0.386075</c:v>
                </c:pt>
                <c:pt idx="41">
                  <c:v>0.397362</c:v>
                </c:pt>
                <c:pt idx="42">
                  <c:v>0.406001</c:v>
                </c:pt>
                <c:pt idx="43">
                  <c:v>0.416485</c:v>
                </c:pt>
                <c:pt idx="44">
                  <c:v>0.428918</c:v>
                </c:pt>
                <c:pt idx="45">
                  <c:v>0.435491</c:v>
                </c:pt>
                <c:pt idx="46">
                  <c:v>0.445814</c:v>
                </c:pt>
                <c:pt idx="47">
                  <c:v>0.455717</c:v>
                </c:pt>
                <c:pt idx="48">
                  <c:v>0.465906</c:v>
                </c:pt>
                <c:pt idx="49">
                  <c:v>0.478237</c:v>
                </c:pt>
                <c:pt idx="50">
                  <c:v>0.485972</c:v>
                </c:pt>
                <c:pt idx="51">
                  <c:v>0.497</c:v>
                </c:pt>
                <c:pt idx="52">
                  <c:v>0.506839</c:v>
                </c:pt>
                <c:pt idx="53">
                  <c:v>0.518573</c:v>
                </c:pt>
                <c:pt idx="54">
                  <c:v>0.527983</c:v>
                </c:pt>
                <c:pt idx="55">
                  <c:v>0.536452</c:v>
                </c:pt>
                <c:pt idx="56">
                  <c:v>0.546818</c:v>
                </c:pt>
                <c:pt idx="57">
                  <c:v>0.557228</c:v>
                </c:pt>
                <c:pt idx="58">
                  <c:v>0.566801</c:v>
                </c:pt>
                <c:pt idx="59">
                  <c:v>0.578977</c:v>
                </c:pt>
                <c:pt idx="60">
                  <c:v>0.587017</c:v>
                </c:pt>
                <c:pt idx="61">
                  <c:v>0.600718</c:v>
                </c:pt>
                <c:pt idx="62">
                  <c:v>0.608345</c:v>
                </c:pt>
                <c:pt idx="63">
                  <c:v>0.621072</c:v>
                </c:pt>
                <c:pt idx="64">
                  <c:v>0.629116</c:v>
                </c:pt>
                <c:pt idx="65">
                  <c:v>0.63756</c:v>
                </c:pt>
                <c:pt idx="66">
                  <c:v>0.647563</c:v>
                </c:pt>
                <c:pt idx="67">
                  <c:v>0.658077</c:v>
                </c:pt>
                <c:pt idx="68">
                  <c:v>0.668141</c:v>
                </c:pt>
                <c:pt idx="69">
                  <c:v>0.680826</c:v>
                </c:pt>
                <c:pt idx="70">
                  <c:v>0.688124</c:v>
                </c:pt>
                <c:pt idx="71">
                  <c:v>0.701905</c:v>
                </c:pt>
                <c:pt idx="72">
                  <c:v>0.708838</c:v>
                </c:pt>
                <c:pt idx="73">
                  <c:v>0.726282</c:v>
                </c:pt>
                <c:pt idx="74">
                  <c:v>0.729361</c:v>
                </c:pt>
                <c:pt idx="75">
                  <c:v>0.74062</c:v>
                </c:pt>
                <c:pt idx="76">
                  <c:v>0.748391</c:v>
                </c:pt>
                <c:pt idx="77">
                  <c:v>0.758583</c:v>
                </c:pt>
                <c:pt idx="78">
                  <c:v>0.76966</c:v>
                </c:pt>
                <c:pt idx="79">
                  <c:v>0.786061</c:v>
                </c:pt>
                <c:pt idx="80">
                  <c:v>0.789416</c:v>
                </c:pt>
                <c:pt idx="81">
                  <c:v>0.808363</c:v>
                </c:pt>
                <c:pt idx="82">
                  <c:v>0.809809</c:v>
                </c:pt>
                <c:pt idx="83">
                  <c:v>0.819462</c:v>
                </c:pt>
                <c:pt idx="84">
                  <c:v>0.83092</c:v>
                </c:pt>
                <c:pt idx="85">
                  <c:v>0.839179</c:v>
                </c:pt>
                <c:pt idx="86">
                  <c:v>0.849297</c:v>
                </c:pt>
                <c:pt idx="87">
                  <c:v>0.859463</c:v>
                </c:pt>
                <c:pt idx="88">
                  <c:v>0.869456</c:v>
                </c:pt>
                <c:pt idx="89">
                  <c:v>0.886411</c:v>
                </c:pt>
                <c:pt idx="90">
                  <c:v>0.891221</c:v>
                </c:pt>
                <c:pt idx="91">
                  <c:v>0.906359</c:v>
                </c:pt>
                <c:pt idx="92">
                  <c:v>0.910477</c:v>
                </c:pt>
                <c:pt idx="93">
                  <c:v>0.920133</c:v>
                </c:pt>
                <c:pt idx="94">
                  <c:v>0.93086</c:v>
                </c:pt>
                <c:pt idx="95">
                  <c:v>0.940233</c:v>
                </c:pt>
                <c:pt idx="96">
                  <c:v>0.950144</c:v>
                </c:pt>
                <c:pt idx="97">
                  <c:v>0.9605</c:v>
                </c:pt>
                <c:pt idx="98">
                  <c:v>0.970674</c:v>
                </c:pt>
                <c:pt idx="99">
                  <c:v>0.985163</c:v>
                </c:pt>
                <c:pt idx="100">
                  <c:v>0.991999</c:v>
                </c:pt>
                <c:pt idx="101">
                  <c:v>1.002731</c:v>
                </c:pt>
                <c:pt idx="102">
                  <c:v>1.010995</c:v>
                </c:pt>
                <c:pt idx="103">
                  <c:v>1.020982</c:v>
                </c:pt>
                <c:pt idx="104">
                  <c:v>1.031433</c:v>
                </c:pt>
                <c:pt idx="105">
                  <c:v>1.040914</c:v>
                </c:pt>
                <c:pt idx="106">
                  <c:v>1.051197</c:v>
                </c:pt>
                <c:pt idx="107">
                  <c:v>1.061886</c:v>
                </c:pt>
                <c:pt idx="108">
                  <c:v>1.071626</c:v>
                </c:pt>
                <c:pt idx="109">
                  <c:v>1.083597</c:v>
                </c:pt>
                <c:pt idx="110">
                  <c:v>1.091731</c:v>
                </c:pt>
                <c:pt idx="111">
                  <c:v>1.10264</c:v>
                </c:pt>
                <c:pt idx="112">
                  <c:v>1.112077</c:v>
                </c:pt>
                <c:pt idx="113">
                  <c:v>1.12189</c:v>
                </c:pt>
                <c:pt idx="114">
                  <c:v>1.13363</c:v>
                </c:pt>
                <c:pt idx="115">
                  <c:v>1.142231</c:v>
                </c:pt>
                <c:pt idx="116">
                  <c:v>1.152145</c:v>
                </c:pt>
                <c:pt idx="117">
                  <c:v>1.162363</c:v>
                </c:pt>
                <c:pt idx="118">
                  <c:v>1.172289</c:v>
                </c:pt>
                <c:pt idx="119">
                  <c:v>1.186851</c:v>
                </c:pt>
                <c:pt idx="120">
                  <c:v>1.192793</c:v>
                </c:pt>
                <c:pt idx="121">
                  <c:v>1.206906</c:v>
                </c:pt>
                <c:pt idx="122">
                  <c:v>1.215784</c:v>
                </c:pt>
                <c:pt idx="123">
                  <c:v>1.222677</c:v>
                </c:pt>
                <c:pt idx="124">
                  <c:v>1.233135</c:v>
                </c:pt>
                <c:pt idx="125">
                  <c:v>1.243306</c:v>
                </c:pt>
                <c:pt idx="126">
                  <c:v>1.253364</c:v>
                </c:pt>
                <c:pt idx="127">
                  <c:v>1.266775</c:v>
                </c:pt>
                <c:pt idx="128">
                  <c:v>1.273471</c:v>
                </c:pt>
                <c:pt idx="129">
                  <c:v>1.28639</c:v>
                </c:pt>
                <c:pt idx="130">
                  <c:v>1.293374</c:v>
                </c:pt>
                <c:pt idx="131">
                  <c:v>1.303354</c:v>
                </c:pt>
                <c:pt idx="132">
                  <c:v>1.319843</c:v>
                </c:pt>
                <c:pt idx="133">
                  <c:v>1.323504</c:v>
                </c:pt>
                <c:pt idx="134">
                  <c:v>1.333611</c:v>
                </c:pt>
                <c:pt idx="135">
                  <c:v>1.343739</c:v>
                </c:pt>
                <c:pt idx="136">
                  <c:v>1.354059</c:v>
                </c:pt>
                <c:pt idx="137">
                  <c:v>1.367712</c:v>
                </c:pt>
                <c:pt idx="138">
                  <c:v>1.374061</c:v>
                </c:pt>
                <c:pt idx="139">
                  <c:v>1.38635</c:v>
                </c:pt>
                <c:pt idx="140">
                  <c:v>1.39426</c:v>
                </c:pt>
                <c:pt idx="141">
                  <c:v>1.407725</c:v>
                </c:pt>
                <c:pt idx="142">
                  <c:v>1.419659</c:v>
                </c:pt>
                <c:pt idx="143">
                  <c:v>1.424685</c:v>
                </c:pt>
                <c:pt idx="144">
                  <c:v>1.434938</c:v>
                </c:pt>
                <c:pt idx="145">
                  <c:v>1.444797</c:v>
                </c:pt>
                <c:pt idx="146">
                  <c:v>1.455116</c:v>
                </c:pt>
                <c:pt idx="147">
                  <c:v>1.467445</c:v>
                </c:pt>
                <c:pt idx="148">
                  <c:v>1.475327</c:v>
                </c:pt>
                <c:pt idx="149">
                  <c:v>1.489447</c:v>
                </c:pt>
                <c:pt idx="150">
                  <c:v>1.495184</c:v>
                </c:pt>
                <c:pt idx="151">
                  <c:v>1.505488</c:v>
                </c:pt>
                <c:pt idx="152">
                  <c:v>1.516986</c:v>
                </c:pt>
                <c:pt idx="153">
                  <c:v>1.525376</c:v>
                </c:pt>
                <c:pt idx="154">
                  <c:v>1.535531</c:v>
                </c:pt>
                <c:pt idx="155">
                  <c:v>1.545811</c:v>
                </c:pt>
                <c:pt idx="156">
                  <c:v>1.555873</c:v>
                </c:pt>
                <c:pt idx="157">
                  <c:v>1.567381</c:v>
                </c:pt>
                <c:pt idx="158">
                  <c:v>1.576184</c:v>
                </c:pt>
                <c:pt idx="159">
                  <c:v>1.593503</c:v>
                </c:pt>
                <c:pt idx="160">
                  <c:v>1.596388</c:v>
                </c:pt>
                <c:pt idx="161">
                  <c:v>1.620421</c:v>
                </c:pt>
                <c:pt idx="162">
                  <c:v>1.621321</c:v>
                </c:pt>
                <c:pt idx="163">
                  <c:v>1.626884</c:v>
                </c:pt>
                <c:pt idx="164">
                  <c:v>1.639621</c:v>
                </c:pt>
                <c:pt idx="165">
                  <c:v>1.646724</c:v>
                </c:pt>
                <c:pt idx="166">
                  <c:v>1.65857</c:v>
                </c:pt>
                <c:pt idx="167">
                  <c:v>1.674968</c:v>
                </c:pt>
                <c:pt idx="168">
                  <c:v>1.676868</c:v>
                </c:pt>
                <c:pt idx="169">
                  <c:v>1.689096</c:v>
                </c:pt>
                <c:pt idx="170">
                  <c:v>1.697311</c:v>
                </c:pt>
                <c:pt idx="171">
                  <c:v>1.718497</c:v>
                </c:pt>
                <c:pt idx="172">
                  <c:v>1.719064</c:v>
                </c:pt>
                <c:pt idx="173">
                  <c:v>1.727315</c:v>
                </c:pt>
                <c:pt idx="174">
                  <c:v>1.743704</c:v>
                </c:pt>
                <c:pt idx="175">
                  <c:v>1.747707</c:v>
                </c:pt>
                <c:pt idx="176">
                  <c:v>1.760788</c:v>
                </c:pt>
                <c:pt idx="177">
                  <c:v>1.774956</c:v>
                </c:pt>
                <c:pt idx="178">
                  <c:v>1.777688</c:v>
                </c:pt>
                <c:pt idx="179">
                  <c:v>1.790857</c:v>
                </c:pt>
                <c:pt idx="180">
                  <c:v>1.797928</c:v>
                </c:pt>
                <c:pt idx="181">
                  <c:v>1.814457</c:v>
                </c:pt>
                <c:pt idx="182">
                  <c:v>1.822807</c:v>
                </c:pt>
                <c:pt idx="183">
                  <c:v>1.828037</c:v>
                </c:pt>
                <c:pt idx="184">
                  <c:v>1.840309</c:v>
                </c:pt>
                <c:pt idx="185">
                  <c:v>1.848309</c:v>
                </c:pt>
                <c:pt idx="186">
                  <c:v>1.861793</c:v>
                </c:pt>
                <c:pt idx="187">
                  <c:v>1.875961</c:v>
                </c:pt>
                <c:pt idx="188">
                  <c:v>1.878622</c:v>
                </c:pt>
                <c:pt idx="189">
                  <c:v>1.895707</c:v>
                </c:pt>
                <c:pt idx="190">
                  <c:v>1.899093</c:v>
                </c:pt>
                <c:pt idx="191">
                  <c:v>1.920884</c:v>
                </c:pt>
                <c:pt idx="192">
                  <c:v>1.92155</c:v>
                </c:pt>
                <c:pt idx="193">
                  <c:v>1.930366</c:v>
                </c:pt>
                <c:pt idx="194">
                  <c:v>1.939467</c:v>
                </c:pt>
                <c:pt idx="195">
                  <c:v>1.949515</c:v>
                </c:pt>
                <c:pt idx="196">
                  <c:v>1.968203</c:v>
                </c:pt>
                <c:pt idx="197">
                  <c:v>1.970748</c:v>
                </c:pt>
                <c:pt idx="198">
                  <c:v>1.979872</c:v>
                </c:pt>
                <c:pt idx="199">
                  <c:v>1.998119</c:v>
                </c:pt>
                <c:pt idx="200">
                  <c:v>2.000065</c:v>
                </c:pt>
                <c:pt idx="201">
                  <c:v>2.020881</c:v>
                </c:pt>
                <c:pt idx="202">
                  <c:v>2.021692</c:v>
                </c:pt>
                <c:pt idx="203">
                  <c:v>2.030502</c:v>
                </c:pt>
                <c:pt idx="204">
                  <c:v>2.042223</c:v>
                </c:pt>
                <c:pt idx="205">
                  <c:v>2.050226</c:v>
                </c:pt>
                <c:pt idx="206">
                  <c:v>2.060277</c:v>
                </c:pt>
                <c:pt idx="207">
                  <c:v>2.088803</c:v>
                </c:pt>
                <c:pt idx="208">
                  <c:v>2.089367</c:v>
                </c:pt>
                <c:pt idx="209">
                  <c:v>2.096079</c:v>
                </c:pt>
                <c:pt idx="210">
                  <c:v>2.100519</c:v>
                </c:pt>
                <c:pt idx="211">
                  <c:v>2.117049</c:v>
                </c:pt>
                <c:pt idx="212">
                  <c:v>2.124075</c:v>
                </c:pt>
                <c:pt idx="213">
                  <c:v>2.130862</c:v>
                </c:pt>
                <c:pt idx="214">
                  <c:v>2.141092</c:v>
                </c:pt>
                <c:pt idx="215">
                  <c:v>2.159608</c:v>
                </c:pt>
                <c:pt idx="216">
                  <c:v>2.161174</c:v>
                </c:pt>
                <c:pt idx="217">
                  <c:v>2.178932</c:v>
                </c:pt>
                <c:pt idx="218">
                  <c:v>2.181477</c:v>
                </c:pt>
                <c:pt idx="219">
                  <c:v>2.195153</c:v>
                </c:pt>
                <c:pt idx="220">
                  <c:v>2.225772</c:v>
                </c:pt>
                <c:pt idx="221">
                  <c:v>2.227531</c:v>
                </c:pt>
                <c:pt idx="222">
                  <c:v>2.2284</c:v>
                </c:pt>
                <c:pt idx="223">
                  <c:v>2.234888</c:v>
                </c:pt>
                <c:pt idx="224">
                  <c:v>2.24192</c:v>
                </c:pt>
                <c:pt idx="225">
                  <c:v>2.252101</c:v>
                </c:pt>
                <c:pt idx="226">
                  <c:v>2.261966</c:v>
                </c:pt>
                <c:pt idx="227">
                  <c:v>2.279891</c:v>
                </c:pt>
                <c:pt idx="228">
                  <c:v>2.287297</c:v>
                </c:pt>
                <c:pt idx="229">
                  <c:v>2.299448</c:v>
                </c:pt>
                <c:pt idx="230">
                  <c:v>2.307181</c:v>
                </c:pt>
                <c:pt idx="231">
                  <c:v>2.312846</c:v>
                </c:pt>
                <c:pt idx="232">
                  <c:v>2.324332</c:v>
                </c:pt>
                <c:pt idx="233">
                  <c:v>2.332865</c:v>
                </c:pt>
                <c:pt idx="234">
                  <c:v>2.342713</c:v>
                </c:pt>
                <c:pt idx="235">
                  <c:v>2.355747</c:v>
                </c:pt>
                <c:pt idx="236">
                  <c:v>2.362936</c:v>
                </c:pt>
                <c:pt idx="237">
                  <c:v>2.376231</c:v>
                </c:pt>
                <c:pt idx="238">
                  <c:v>2.383378</c:v>
                </c:pt>
                <c:pt idx="239">
                  <c:v>2.393699</c:v>
                </c:pt>
                <c:pt idx="240">
                  <c:v>2.409718</c:v>
                </c:pt>
                <c:pt idx="241">
                  <c:v>2.413449</c:v>
                </c:pt>
                <c:pt idx="242">
                  <c:v>2.425906</c:v>
                </c:pt>
                <c:pt idx="243">
                  <c:v>2.433584</c:v>
                </c:pt>
                <c:pt idx="244">
                  <c:v>2.443791</c:v>
                </c:pt>
                <c:pt idx="245">
                  <c:v>2.455281</c:v>
                </c:pt>
                <c:pt idx="246">
                  <c:v>2.463996</c:v>
                </c:pt>
                <c:pt idx="247">
                  <c:v>2.475448</c:v>
                </c:pt>
                <c:pt idx="248">
                  <c:v>2.484431</c:v>
                </c:pt>
                <c:pt idx="249">
                  <c:v>2.494789</c:v>
                </c:pt>
                <c:pt idx="250">
                  <c:v>2.513413</c:v>
                </c:pt>
                <c:pt idx="251">
                  <c:v>2.514623</c:v>
                </c:pt>
                <c:pt idx="252">
                  <c:v>2.532725</c:v>
                </c:pt>
                <c:pt idx="253">
                  <c:v>2.534647</c:v>
                </c:pt>
                <c:pt idx="254">
                  <c:v>2.547448</c:v>
                </c:pt>
                <c:pt idx="255">
                  <c:v>2.56482</c:v>
                </c:pt>
                <c:pt idx="256">
                  <c:v>2.565662</c:v>
                </c:pt>
                <c:pt idx="257">
                  <c:v>2.58031</c:v>
                </c:pt>
                <c:pt idx="258">
                  <c:v>2.585023</c:v>
                </c:pt>
                <c:pt idx="259">
                  <c:v>2.595828</c:v>
                </c:pt>
                <c:pt idx="260">
                  <c:v>2.622733</c:v>
                </c:pt>
                <c:pt idx="261">
                  <c:v>2.623903</c:v>
                </c:pt>
                <c:pt idx="262">
                  <c:v>2.630726</c:v>
                </c:pt>
                <c:pt idx="263">
                  <c:v>2.635408</c:v>
                </c:pt>
                <c:pt idx="264">
                  <c:v>2.645599</c:v>
                </c:pt>
                <c:pt idx="265">
                  <c:v>2.660664</c:v>
                </c:pt>
                <c:pt idx="266">
                  <c:v>2.66555</c:v>
                </c:pt>
                <c:pt idx="267">
                  <c:v>2.679832</c:v>
                </c:pt>
                <c:pt idx="268">
                  <c:v>2.685793</c:v>
                </c:pt>
                <c:pt idx="269">
                  <c:v>2.696075</c:v>
                </c:pt>
                <c:pt idx="270">
                  <c:v>2.706453</c:v>
                </c:pt>
                <c:pt idx="271">
                  <c:v>2.71651</c:v>
                </c:pt>
                <c:pt idx="272">
                  <c:v>2.726479</c:v>
                </c:pt>
                <c:pt idx="273">
                  <c:v>2.736284</c:v>
                </c:pt>
                <c:pt idx="274">
                  <c:v>2.746282</c:v>
                </c:pt>
                <c:pt idx="275">
                  <c:v>2.756917</c:v>
                </c:pt>
                <c:pt idx="276">
                  <c:v>2.766727</c:v>
                </c:pt>
                <c:pt idx="277">
                  <c:v>2.776884</c:v>
                </c:pt>
                <c:pt idx="278">
                  <c:v>2.78713</c:v>
                </c:pt>
                <c:pt idx="279">
                  <c:v>2.796831</c:v>
                </c:pt>
                <c:pt idx="280">
                  <c:v>2.807512</c:v>
                </c:pt>
                <c:pt idx="281">
                  <c:v>2.81729</c:v>
                </c:pt>
                <c:pt idx="282">
                  <c:v>2.827144</c:v>
                </c:pt>
                <c:pt idx="283">
                  <c:v>2.837278</c:v>
                </c:pt>
                <c:pt idx="284">
                  <c:v>2.847392</c:v>
                </c:pt>
                <c:pt idx="285">
                  <c:v>2.858328</c:v>
                </c:pt>
                <c:pt idx="286">
                  <c:v>2.86898</c:v>
                </c:pt>
                <c:pt idx="287">
                  <c:v>2.878829</c:v>
                </c:pt>
                <c:pt idx="288">
                  <c:v>2.887722</c:v>
                </c:pt>
                <c:pt idx="289">
                  <c:v>2.897894</c:v>
                </c:pt>
                <c:pt idx="290">
                  <c:v>2.913705</c:v>
                </c:pt>
                <c:pt idx="291">
                  <c:v>2.918008</c:v>
                </c:pt>
                <c:pt idx="292">
                  <c:v>2.928389</c:v>
                </c:pt>
                <c:pt idx="293">
                  <c:v>2.938099</c:v>
                </c:pt>
                <c:pt idx="294">
                  <c:v>2.948237</c:v>
                </c:pt>
                <c:pt idx="295">
                  <c:v>2.959005</c:v>
                </c:pt>
                <c:pt idx="296">
                  <c:v>2.968498</c:v>
                </c:pt>
                <c:pt idx="297">
                  <c:v>2.979312</c:v>
                </c:pt>
                <c:pt idx="298">
                  <c:v>2.98862</c:v>
                </c:pt>
                <c:pt idx="299">
                  <c:v>2.998733</c:v>
                </c:pt>
                <c:pt idx="300">
                  <c:v>3.011192</c:v>
                </c:pt>
                <c:pt idx="301">
                  <c:v>3.01887</c:v>
                </c:pt>
                <c:pt idx="302">
                  <c:v>3.029134</c:v>
                </c:pt>
                <c:pt idx="303">
                  <c:v>3.043423</c:v>
                </c:pt>
                <c:pt idx="304">
                  <c:v>3.049192</c:v>
                </c:pt>
                <c:pt idx="305">
                  <c:v>3.059624</c:v>
                </c:pt>
                <c:pt idx="306">
                  <c:v>3.070072</c:v>
                </c:pt>
                <c:pt idx="307">
                  <c:v>3.079726</c:v>
                </c:pt>
                <c:pt idx="308">
                  <c:v>3.098626</c:v>
                </c:pt>
                <c:pt idx="309">
                  <c:v>3.100165</c:v>
                </c:pt>
                <c:pt idx="310">
                  <c:v>3.109777</c:v>
                </c:pt>
                <c:pt idx="311">
                  <c:v>3.119821</c:v>
                </c:pt>
                <c:pt idx="312">
                  <c:v>3.136965</c:v>
                </c:pt>
                <c:pt idx="313">
                  <c:v>3.148785</c:v>
                </c:pt>
                <c:pt idx="314">
                  <c:v>3.150665</c:v>
                </c:pt>
                <c:pt idx="315">
                  <c:v>3.178972</c:v>
                </c:pt>
                <c:pt idx="316">
                  <c:v>3.17995</c:v>
                </c:pt>
                <c:pt idx="317">
                  <c:v>3.186059</c:v>
                </c:pt>
                <c:pt idx="318">
                  <c:v>3.2012</c:v>
                </c:pt>
                <c:pt idx="319">
                  <c:v>3.201775</c:v>
                </c:pt>
                <c:pt idx="320">
                  <c:v>3.21952</c:v>
                </c:pt>
                <c:pt idx="321">
                  <c:v>3.22066</c:v>
                </c:pt>
                <c:pt idx="322">
                  <c:v>3.231312</c:v>
                </c:pt>
                <c:pt idx="323">
                  <c:v>3.243236</c:v>
                </c:pt>
                <c:pt idx="324">
                  <c:v>3.250916</c:v>
                </c:pt>
                <c:pt idx="325">
                  <c:v>3.260975</c:v>
                </c:pt>
                <c:pt idx="326">
                  <c:v>3.271099</c:v>
                </c:pt>
                <c:pt idx="327">
                  <c:v>3.281301</c:v>
                </c:pt>
                <c:pt idx="328">
                  <c:v>3.297152</c:v>
                </c:pt>
                <c:pt idx="329">
                  <c:v>3.303264</c:v>
                </c:pt>
                <c:pt idx="330">
                  <c:v>3.317113</c:v>
                </c:pt>
                <c:pt idx="331">
                  <c:v>3.32726</c:v>
                </c:pt>
                <c:pt idx="332">
                  <c:v>3.331967</c:v>
                </c:pt>
                <c:pt idx="333">
                  <c:v>3.343981</c:v>
                </c:pt>
                <c:pt idx="334">
                  <c:v>3.352073</c:v>
                </c:pt>
                <c:pt idx="335">
                  <c:v>3.367233</c:v>
                </c:pt>
                <c:pt idx="336">
                  <c:v>3.372942</c:v>
                </c:pt>
                <c:pt idx="337">
                  <c:v>3.38445</c:v>
                </c:pt>
                <c:pt idx="338">
                  <c:v>3.398164</c:v>
                </c:pt>
                <c:pt idx="339">
                  <c:v>3.405694</c:v>
                </c:pt>
                <c:pt idx="340">
                  <c:v>3.415195</c:v>
                </c:pt>
                <c:pt idx="341">
                  <c:v>3.422383</c:v>
                </c:pt>
                <c:pt idx="342">
                  <c:v>3.432711</c:v>
                </c:pt>
                <c:pt idx="343">
                  <c:v>3.443761</c:v>
                </c:pt>
                <c:pt idx="344">
                  <c:v>3.452879</c:v>
                </c:pt>
                <c:pt idx="345">
                  <c:v>3.46304</c:v>
                </c:pt>
                <c:pt idx="346">
                  <c:v>3.473351</c:v>
                </c:pt>
                <c:pt idx="347">
                  <c:v>3.484933</c:v>
                </c:pt>
                <c:pt idx="348">
                  <c:v>3.503992</c:v>
                </c:pt>
                <c:pt idx="349">
                  <c:v>3.504531</c:v>
                </c:pt>
                <c:pt idx="350">
                  <c:v>3.513873</c:v>
                </c:pt>
                <c:pt idx="351">
                  <c:v>3.523734</c:v>
                </c:pt>
                <c:pt idx="352">
                  <c:v>3.534075</c:v>
                </c:pt>
                <c:pt idx="353">
                  <c:v>3.545379</c:v>
                </c:pt>
                <c:pt idx="354">
                  <c:v>3.553839</c:v>
                </c:pt>
                <c:pt idx="355">
                  <c:v>3.563737</c:v>
                </c:pt>
                <c:pt idx="356">
                  <c:v>3.573897</c:v>
                </c:pt>
                <c:pt idx="357">
                  <c:v>3.584059</c:v>
                </c:pt>
                <c:pt idx="358">
                  <c:v>3.596314</c:v>
                </c:pt>
                <c:pt idx="359">
                  <c:v>3.604064</c:v>
                </c:pt>
                <c:pt idx="360">
                  <c:v>3.614283</c:v>
                </c:pt>
                <c:pt idx="361">
                  <c:v>3.624454</c:v>
                </c:pt>
                <c:pt idx="362">
                  <c:v>3.634635</c:v>
                </c:pt>
                <c:pt idx="363">
                  <c:v>3.645461</c:v>
                </c:pt>
                <c:pt idx="364">
                  <c:v>3.65458</c:v>
                </c:pt>
                <c:pt idx="365">
                  <c:v>3.664795</c:v>
                </c:pt>
                <c:pt idx="366">
                  <c:v>3.674779</c:v>
                </c:pt>
                <c:pt idx="367">
                  <c:v>3.68493</c:v>
                </c:pt>
                <c:pt idx="368">
                  <c:v>3.698151</c:v>
                </c:pt>
                <c:pt idx="369">
                  <c:v>3.705284</c:v>
                </c:pt>
                <c:pt idx="370">
                  <c:v>3.715629</c:v>
                </c:pt>
                <c:pt idx="371">
                  <c:v>3.725397</c:v>
                </c:pt>
                <c:pt idx="372">
                  <c:v>3.735512</c:v>
                </c:pt>
                <c:pt idx="373">
                  <c:v>3.746258</c:v>
                </c:pt>
                <c:pt idx="374">
                  <c:v>3.756568</c:v>
                </c:pt>
              </c:strCache>
            </c:strRef>
          </c:xVal>
          <c:yVal>
            <c:numRef>
              <c:f>実験1計算!$F$3:$F$502</c:f>
              <c:numCache>
                <c:formatCode>General</c:formatCode>
                <c:ptCount val="500"/>
                <c:pt idx="0">
                  <c:v>0</c:v>
                </c:pt>
                <c:pt idx="1">
                  <c:v>-7.1518506187500003E-7</c:v>
                </c:pt>
                <c:pt idx="2">
                  <c:v>-8.1467475282500004E-7</c:v>
                </c:pt>
                <c:pt idx="3">
                  <c:v>-9.4250360082499983E-7</c:v>
                </c:pt>
                <c:pt idx="4">
                  <c:v>1.4047361167499924E-7</c:v>
                </c:pt>
                <c:pt idx="5">
                  <c:v>8.9700766722000022E-6</c:v>
                </c:pt>
                <c:pt idx="6">
                  <c:v>2.9209016308499992E-5</c:v>
                </c:pt>
                <c:pt idx="7">
                  <c:v>5.1566061791000004E-5</c:v>
                </c:pt>
                <c:pt idx="8">
                  <c:v>8.1378551650999978E-5</c:v>
                </c:pt>
                <c:pt idx="9">
                  <c:v>1.1449821927099997E-4</c:v>
                </c:pt>
                <c:pt idx="10">
                  <c:v>1.4208864291799996E-4</c:v>
                </c:pt>
                <c:pt idx="11">
                  <c:v>1.8423839252442494E-4</c:v>
                </c:pt>
                <c:pt idx="12">
                  <c:v>1.9910904472782495E-4</c:v>
                </c:pt>
                <c:pt idx="13">
                  <c:v>2.3227217088004997E-4</c:v>
                </c:pt>
                <c:pt idx="14">
                  <c:v>2.4868973967332494E-4</c:v>
                </c:pt>
                <c:pt idx="15">
                  <c:v>2.6365133487479993E-4</c:v>
                </c:pt>
                <c:pt idx="16">
                  <c:v>2.6857600647279991E-4</c:v>
                </c:pt>
                <c:pt idx="17">
                  <c:v>2.6493396571029989E-4</c:v>
                </c:pt>
                <c:pt idx="18">
                  <c:v>2.5742682186609991E-4</c:v>
                </c:pt>
                <c:pt idx="19">
                  <c:v>2.483080872462999E-4</c:v>
                </c:pt>
                <c:pt idx="20">
                  <c:v>2.371546229443749E-4</c:v>
                </c:pt>
                <c:pt idx="21">
                  <c:v>2.1857685450332487E-4</c:v>
                </c:pt>
                <c:pt idx="22">
                  <c:v>2.1148314599912489E-4</c:v>
                </c:pt>
                <c:pt idx="23">
                  <c:v>2.0610046318712485E-4</c:v>
                </c:pt>
                <c:pt idx="24">
                  <c:v>2.0660912006747486E-4</c:v>
                </c:pt>
                <c:pt idx="25">
                  <c:v>2.1281256632507483E-4</c:v>
                </c:pt>
                <c:pt idx="26">
                  <c:v>2.2175217482507483E-4</c:v>
                </c:pt>
                <c:pt idx="27">
                  <c:v>2.3072573212022481E-4</c:v>
                </c:pt>
                <c:pt idx="28">
                  <c:v>2.4026891422772477E-4</c:v>
                </c:pt>
                <c:pt idx="29">
                  <c:v>2.5984995885632484E-4</c:v>
                </c:pt>
                <c:pt idx="30">
                  <c:v>2.7110321921769979E-4</c:v>
                </c:pt>
                <c:pt idx="31">
                  <c:v>3.1912867956894974E-4</c:v>
                </c:pt>
                <c:pt idx="32">
                  <c:v>3.3266330561004977E-4</c:v>
                </c:pt>
                <c:pt idx="33">
                  <c:v>3.8240179936604963E-4</c:v>
                </c:pt>
                <c:pt idx="34">
                  <c:v>4.2173981757644965E-4</c:v>
                </c:pt>
                <c:pt idx="35">
                  <c:v>4.5894623279302456E-4</c:v>
                </c:pt>
                <c:pt idx="36">
                  <c:v>5.1707989626149952E-4</c:v>
                </c:pt>
                <c:pt idx="37">
                  <c:v>5.7768260374949977E-4</c:v>
                </c:pt>
                <c:pt idx="38">
                  <c:v>6.4476138478829963E-4</c:v>
                </c:pt>
                <c:pt idx="39">
                  <c:v>7.9852443723809946E-4</c:v>
                </c:pt>
                <c:pt idx="40">
                  <c:v>8.0384309428859955E-4</c:v>
                </c:pt>
                <c:pt idx="41">
                  <c:v>8.9607524087284942E-4</c:v>
                </c:pt>
                <c:pt idx="42">
                  <c:v>9.662965524014494E-4</c:v>
                </c:pt>
                <c:pt idx="43">
                  <c:v>1.0482637133930493E-3</c:v>
                </c:pt>
                <c:pt idx="44">
                  <c:v>1.1369992783146995E-3</c:v>
                </c:pt>
                <c:pt idx="45">
                  <c:v>1.1788437367631494E-3</c:v>
                </c:pt>
                <c:pt idx="46">
                  <c:v>1.2375240286821992E-3</c:v>
                </c:pt>
                <c:pt idx="47">
                  <c:v>1.2891320873977743E-3</c:v>
                </c:pt>
                <c:pt idx="48">
                  <c:v>1.3412115872067244E-3</c:v>
                </c:pt>
                <c:pt idx="49">
                  <c:v>1.4058313865675995E-3</c:v>
                </c:pt>
                <c:pt idx="50">
                  <c:v>1.4492486742654744E-3</c:v>
                </c:pt>
                <c:pt idx="51">
                  <c:v>1.5203219931792743E-3</c:v>
                </c:pt>
                <c:pt idx="52">
                  <c:v>1.5950533477775246E-3</c:v>
                </c:pt>
                <c:pt idx="53">
                  <c:v>1.6985204502028238E-3</c:v>
                </c:pt>
                <c:pt idx="54">
                  <c:v>1.792018636005324E-3</c:v>
                </c:pt>
                <c:pt idx="55">
                  <c:v>1.8840636121004496E-3</c:v>
                </c:pt>
                <c:pt idx="56">
                  <c:v>2.0077704682206496E-3</c:v>
                </c:pt>
                <c:pt idx="57">
                  <c:v>2.1438909453246487E-3</c:v>
                </c:pt>
                <c:pt idx="58">
                  <c:v>2.2786867014776744E-3</c:v>
                </c:pt>
                <c:pt idx="59">
                  <c:v>2.4642224300640736E-3</c:v>
                </c:pt>
                <c:pt idx="60">
                  <c:v>2.5973613877380746E-3</c:v>
                </c:pt>
                <c:pt idx="61">
                  <c:v>2.8493015134435488E-3</c:v>
                </c:pt>
                <c:pt idx="62">
                  <c:v>3.0037386046107496E-3</c:v>
                </c:pt>
                <c:pt idx="63">
                  <c:v>3.2872531677139482E-3</c:v>
                </c:pt>
                <c:pt idx="64">
                  <c:v>3.4854574725059493E-3</c:v>
                </c:pt>
                <c:pt idx="65">
                  <c:v>3.7107326618707496E-3</c:v>
                </c:pt>
                <c:pt idx="66">
                  <c:v>4.0013557806581491E-3</c:v>
                </c:pt>
                <c:pt idx="67">
                  <c:v>4.3354292710360495E-3</c:v>
                </c:pt>
                <c:pt idx="68">
                  <c:v>4.6816074138648486E-3</c:v>
                </c:pt>
                <c:pt idx="69">
                  <c:v>5.1527316791953508E-3</c:v>
                </c:pt>
                <c:pt idx="70">
                  <c:v>5.4415060372162479E-3</c:v>
                </c:pt>
                <c:pt idx="71">
                  <c:v>6.0271141802699995E-3</c:v>
                </c:pt>
                <c:pt idx="72">
                  <c:v>6.3431374660989732E-3</c:v>
                </c:pt>
                <c:pt idx="73">
                  <c:v>7.2067669611335736E-3</c:v>
                </c:pt>
                <c:pt idx="74">
                  <c:v>7.3695556539960768E-3</c:v>
                </c:pt>
                <c:pt idx="75">
                  <c:v>7.9915451258810218E-3</c:v>
                </c:pt>
                <c:pt idx="76">
                  <c:v>8.4448385347498274E-3</c:v>
                </c:pt>
                <c:pt idx="77">
                  <c:v>9.0684577489314258E-3</c:v>
                </c:pt>
                <c:pt idx="78">
                  <c:v>9.7850824257032752E-3</c:v>
                </c:pt>
                <c:pt idx="79">
                  <c:v>1.0925755707551376E-2</c:v>
                </c:pt>
                <c:pt idx="80">
                  <c:v>1.11711518117835E-2</c:v>
                </c:pt>
                <c:pt idx="81">
                  <c:v>1.2638238169549629E-2</c:v>
                </c:pt>
                <c:pt idx="82">
                  <c:v>1.2755902457437325E-2</c:v>
                </c:pt>
                <c:pt idx="83">
                  <c:v>1.3562699089514253E-2</c:v>
                </c:pt>
                <c:pt idx="84">
                  <c:v>1.456956920388475E-2</c:v>
                </c:pt>
                <c:pt idx="85">
                  <c:v>1.5328763569068777E-2</c:v>
                </c:pt>
                <c:pt idx="86">
                  <c:v>1.6297188073387574E-2</c:v>
                </c:pt>
                <c:pt idx="87">
                  <c:v>1.7313679012031274E-2</c:v>
                </c:pt>
                <c:pt idx="88">
                  <c:v>1.8355483681670653E-2</c:v>
                </c:pt>
                <c:pt idx="89">
                  <c:v>2.0216922336186147E-2</c:v>
                </c:pt>
                <c:pt idx="90">
                  <c:v>2.0765800811357156E-2</c:v>
                </c:pt>
                <c:pt idx="91">
                  <c:v>2.2544999411418954E-2</c:v>
                </c:pt>
                <c:pt idx="92">
                  <c:v>2.3042177706107749E-2</c:v>
                </c:pt>
                <c:pt idx="93">
                  <c:v>2.4229618172616547E-2</c:v>
                </c:pt>
                <c:pt idx="94">
                  <c:v>2.5585582465926154E-2</c:v>
                </c:pt>
                <c:pt idx="95">
                  <c:v>2.6803334767944675E-2</c:v>
                </c:pt>
                <c:pt idx="96">
                  <c:v>2.8123426233723749E-2</c:v>
                </c:pt>
                <c:pt idx="97">
                  <c:v>2.9536323398160154E-2</c:v>
                </c:pt>
                <c:pt idx="98">
                  <c:v>3.0955727270900457E-2</c:v>
                </c:pt>
                <c:pt idx="99">
                  <c:v>3.3028124908394053E-2</c:v>
                </c:pt>
                <c:pt idx="100">
                  <c:v>3.4028117040646448E-2</c:v>
                </c:pt>
                <c:pt idx="101">
                  <c:v>3.5633889343583657E-2</c:v>
                </c:pt>
                <c:pt idx="102">
                  <c:v>3.6901565220006864E-2</c:v>
                </c:pt>
                <c:pt idx="103">
                  <c:v>3.8468308328473387E-2</c:v>
                </c:pt>
                <c:pt idx="104">
                  <c:v>4.0148344722533189E-2</c:v>
                </c:pt>
                <c:pt idx="105">
                  <c:v>4.171050257299104E-2</c:v>
                </c:pt>
                <c:pt idx="106">
                  <c:v>4.3448638862494296E-2</c:v>
                </c:pt>
                <c:pt idx="107">
                  <c:v>4.530493097404565E-2</c:v>
                </c:pt>
                <c:pt idx="108">
                  <c:v>4.7039815636980627E-2</c:v>
                </c:pt>
                <c:pt idx="109">
                  <c:v>4.9228110662524319E-2</c:v>
                </c:pt>
                <c:pt idx="110">
                  <c:v>5.0751614319218236E-2</c:v>
                </c:pt>
                <c:pt idx="111">
                  <c:v>5.2845038157965124E-2</c:v>
                </c:pt>
                <c:pt idx="112">
                  <c:v>5.470329518874216E-2</c:v>
                </c:pt>
                <c:pt idx="113">
                  <c:v>5.6681924428380222E-2</c:v>
                </c:pt>
                <c:pt idx="114">
                  <c:v>5.9109584784884192E-2</c:v>
                </c:pt>
                <c:pt idx="115">
                  <c:v>6.0928265255230311E-2</c:v>
                </c:pt>
                <c:pt idx="116">
                  <c:v>6.3066044278451611E-2</c:v>
                </c:pt>
                <c:pt idx="117">
                  <c:v>6.5318149898844824E-2</c:v>
                </c:pt>
                <c:pt idx="118">
                  <c:v>6.7555272945149791E-2</c:v>
                </c:pt>
                <c:pt idx="119">
                  <c:v>7.0925439563407633E-2</c:v>
                </c:pt>
                <c:pt idx="120">
                  <c:v>7.2330616037311307E-2</c:v>
                </c:pt>
                <c:pt idx="121">
                  <c:v>7.5742150307242462E-2</c:v>
                </c:pt>
                <c:pt idx="122">
                  <c:v>7.794500631846904E-2</c:v>
                </c:pt>
                <c:pt idx="123">
                  <c:v>7.9688394086485079E-2</c:v>
                </c:pt>
                <c:pt idx="124">
                  <c:v>8.2393507160806095E-2</c:v>
                </c:pt>
                <c:pt idx="125">
                  <c:v>8.5096392283541072E-2</c:v>
                </c:pt>
                <c:pt idx="126">
                  <c:v>8.7838817228541338E-2</c:v>
                </c:pt>
                <c:pt idx="127">
                  <c:v>9.1599045281283528E-2</c:v>
                </c:pt>
                <c:pt idx="128">
                  <c:v>9.3519674943296341E-2</c:v>
                </c:pt>
                <c:pt idx="129">
                  <c:v>9.7306524483977155E-2</c:v>
                </c:pt>
                <c:pt idx="130">
                  <c:v>9.9397571749387584E-2</c:v>
                </c:pt>
                <c:pt idx="131">
                  <c:v>0.10243426814746355</c:v>
                </c:pt>
                <c:pt idx="132">
                  <c:v>0.10756860672307932</c:v>
                </c:pt>
                <c:pt idx="133">
                  <c:v>0.10872770445172567</c:v>
                </c:pt>
                <c:pt idx="134">
                  <c:v>0.11196028926067809</c:v>
                </c:pt>
                <c:pt idx="135">
                  <c:v>0.11524804195504207</c:v>
                </c:pt>
                <c:pt idx="136">
                  <c:v>0.11865130586772603</c:v>
                </c:pt>
                <c:pt idx="137">
                  <c:v>0.12324782136897487</c:v>
                </c:pt>
                <c:pt idx="138">
                  <c:v>0.1254255713507525</c:v>
                </c:pt>
                <c:pt idx="139">
                  <c:v>0.1297212922512008</c:v>
                </c:pt>
                <c:pt idx="140">
                  <c:v>0.13254266061838532</c:v>
                </c:pt>
                <c:pt idx="141">
                  <c:v>0.13743892759205389</c:v>
                </c:pt>
                <c:pt idx="142">
                  <c:v>0.14187274813165823</c:v>
                </c:pt>
                <c:pt idx="143">
                  <c:v>0.14376692376791603</c:v>
                </c:pt>
                <c:pt idx="144">
                  <c:v>0.1476854540852747</c:v>
                </c:pt>
                <c:pt idx="145">
                  <c:v>0.15152627027198839</c:v>
                </c:pt>
                <c:pt idx="146">
                  <c:v>0.15562680837717913</c:v>
                </c:pt>
                <c:pt idx="147">
                  <c:v>0.16064043026446589</c:v>
                </c:pt>
                <c:pt idx="148">
                  <c:v>0.16391550726633108</c:v>
                </c:pt>
                <c:pt idx="149">
                  <c:v>0.16993177514114105</c:v>
                </c:pt>
                <c:pt idx="150">
                  <c:v>0.17243239883763914</c:v>
                </c:pt>
                <c:pt idx="151">
                  <c:v>0.17700468609178627</c:v>
                </c:pt>
                <c:pt idx="152">
                  <c:v>0.18222239226023568</c:v>
                </c:pt>
                <c:pt idx="153">
                  <c:v>0.18609934324292524</c:v>
                </c:pt>
                <c:pt idx="154">
                  <c:v>0.19085653732816921</c:v>
                </c:pt>
                <c:pt idx="155">
                  <c:v>0.19572988852068324</c:v>
                </c:pt>
                <c:pt idx="156">
                  <c:v>0.20054492052073944</c:v>
                </c:pt>
                <c:pt idx="157">
                  <c:v>0.20609542529958078</c:v>
                </c:pt>
                <c:pt idx="158">
                  <c:v>0.2103651719379091</c:v>
                </c:pt>
                <c:pt idx="159">
                  <c:v>0.21881320417730202</c:v>
                </c:pt>
                <c:pt idx="160">
                  <c:v>0.2202268742822179</c:v>
                </c:pt>
                <c:pt idx="161">
                  <c:v>0.23210027609898945</c:v>
                </c:pt>
                <c:pt idx="162">
                  <c:v>0.2325482986038245</c:v>
                </c:pt>
                <c:pt idx="163">
                  <c:v>0.23532114663764894</c:v>
                </c:pt>
                <c:pt idx="164">
                  <c:v>0.24168970324024008</c:v>
                </c:pt>
                <c:pt idx="165">
                  <c:v>0.24525481363788595</c:v>
                </c:pt>
                <c:pt idx="166">
                  <c:v>0.25123477083411866</c:v>
                </c:pt>
                <c:pt idx="167">
                  <c:v>0.25959405809224789</c:v>
                </c:pt>
                <c:pt idx="168">
                  <c:v>0.26056882991338792</c:v>
                </c:pt>
                <c:pt idx="169">
                  <c:v>0.26686837500527988</c:v>
                </c:pt>
                <c:pt idx="170">
                  <c:v>0.27112461590638781</c:v>
                </c:pt>
                <c:pt idx="171">
                  <c:v>0.28217908530974317</c:v>
                </c:pt>
                <c:pt idx="172">
                  <c:v>0.28247642494791164</c:v>
                </c:pt>
                <c:pt idx="173">
                  <c:v>0.2868108163336171</c:v>
                </c:pt>
                <c:pt idx="174">
                  <c:v>0.2954571684796396</c:v>
                </c:pt>
                <c:pt idx="175">
                  <c:v>0.29757565133142488</c:v>
                </c:pt>
                <c:pt idx="176">
                  <c:v>0.30451234484402429</c:v>
                </c:pt>
                <c:pt idx="177">
                  <c:v>0.31205319013526506</c:v>
                </c:pt>
                <c:pt idx="178">
                  <c:v>0.31351115462145945</c:v>
                </c:pt>
                <c:pt idx="179">
                  <c:v>0.32055961197256472</c:v>
                </c:pt>
                <c:pt idx="180">
                  <c:v>0.32435663591609848</c:v>
                </c:pt>
                <c:pt idx="181">
                  <c:v>0.33324554178376348</c:v>
                </c:pt>
                <c:pt idx="182">
                  <c:v>0.33773695360303102</c:v>
                </c:pt>
                <c:pt idx="183">
                  <c:v>0.34054767464593744</c:v>
                </c:pt>
                <c:pt idx="184">
                  <c:v>0.34713467710530466</c:v>
                </c:pt>
                <c:pt idx="185">
                  <c:v>0.35142192713050469</c:v>
                </c:pt>
                <c:pt idx="186">
                  <c:v>0.35861701534225171</c:v>
                </c:pt>
                <c:pt idx="187">
                  <c:v>0.36610454452618646</c:v>
                </c:pt>
                <c:pt idx="188">
                  <c:v>0.36749987273614371</c:v>
                </c:pt>
                <c:pt idx="189">
                  <c:v>0.37632126416036721</c:v>
                </c:pt>
                <c:pt idx="190">
                  <c:v>0.37803993151022974</c:v>
                </c:pt>
                <c:pt idx="191">
                  <c:v>0.38883767719372958</c:v>
                </c:pt>
                <c:pt idx="192">
                  <c:v>0.38916048915313511</c:v>
                </c:pt>
                <c:pt idx="193">
                  <c:v>0.39339253482274228</c:v>
                </c:pt>
                <c:pt idx="194">
                  <c:v>0.39767662263855491</c:v>
                </c:pt>
                <c:pt idx="195">
                  <c:v>0.40228990586424773</c:v>
                </c:pt>
                <c:pt idx="196">
                  <c:v>0.41048008159525567</c:v>
                </c:pt>
                <c:pt idx="197">
                  <c:v>0.41155381176227179</c:v>
                </c:pt>
                <c:pt idx="198">
                  <c:v>0.41531193381990267</c:v>
                </c:pt>
                <c:pt idx="199">
                  <c:v>0.42240918212183581</c:v>
                </c:pt>
                <c:pt idx="200">
                  <c:v>0.42313398777115607</c:v>
                </c:pt>
                <c:pt idx="201">
                  <c:v>0.43056178913194004</c:v>
                </c:pt>
                <c:pt idx="202">
                  <c:v>0.43083922700538962</c:v>
                </c:pt>
                <c:pt idx="203">
                  <c:v>0.43379647952302264</c:v>
                </c:pt>
                <c:pt idx="204">
                  <c:v>0.43756761628105723</c:v>
                </c:pt>
                <c:pt idx="205">
                  <c:v>0.44003086325360768</c:v>
                </c:pt>
                <c:pt idx="206">
                  <c:v>0.44298760240496865</c:v>
                </c:pt>
                <c:pt idx="207">
                  <c:v>0.45053727941464627</c:v>
                </c:pt>
                <c:pt idx="208">
                  <c:v>0.45067402280272933</c:v>
                </c:pt>
                <c:pt idx="209">
                  <c:v>0.45226887399198251</c:v>
                </c:pt>
                <c:pt idx="210">
                  <c:v>0.45329304067810444</c:v>
                </c:pt>
                <c:pt idx="211">
                  <c:v>0.45693239136184605</c:v>
                </c:pt>
                <c:pt idx="212">
                  <c:v>0.45839923175192737</c:v>
                </c:pt>
                <c:pt idx="213">
                  <c:v>0.4597653979836544</c:v>
                </c:pt>
                <c:pt idx="214">
                  <c:v>0.46170363909708939</c:v>
                </c:pt>
                <c:pt idx="215">
                  <c:v>0.46478023020989678</c:v>
                </c:pt>
                <c:pt idx="216">
                  <c:v>0.46501405852022409</c:v>
                </c:pt>
                <c:pt idx="217">
                  <c:v>0.4674100581317075</c:v>
                </c:pt>
                <c:pt idx="218">
                  <c:v>0.46771566299415473</c:v>
                </c:pt>
                <c:pt idx="219">
                  <c:v>0.46920316866918932</c:v>
                </c:pt>
                <c:pt idx="220">
                  <c:v>0.47152817561008359</c:v>
                </c:pt>
                <c:pt idx="221">
                  <c:v>0.47161814382859263</c:v>
                </c:pt>
                <c:pt idx="222">
                  <c:v>0.47166049319223247</c:v>
                </c:pt>
                <c:pt idx="223">
                  <c:v>0.47192238858820007</c:v>
                </c:pt>
                <c:pt idx="224">
                  <c:v>0.47209413873317568</c:v>
                </c:pt>
                <c:pt idx="225">
                  <c:v>0.47213620937277306</c:v>
                </c:pt>
                <c:pt idx="226">
                  <c:v>0.47195190157826633</c:v>
                </c:pt>
                <c:pt idx="227">
                  <c:v>0.47107346869530947</c:v>
                </c:pt>
                <c:pt idx="228">
                  <c:v>0.47050917380430629</c:v>
                </c:pt>
                <c:pt idx="229">
                  <c:v>0.46932967379195528</c:v>
                </c:pt>
                <c:pt idx="230">
                  <c:v>0.46841567883076801</c:v>
                </c:pt>
                <c:pt idx="231">
                  <c:v>0.46766897475277724</c:v>
                </c:pt>
                <c:pt idx="232">
                  <c:v>0.46596695249891124</c:v>
                </c:pt>
                <c:pt idx="233">
                  <c:v>0.46453975455714203</c:v>
                </c:pt>
                <c:pt idx="234">
                  <c:v>0.46271407216752763</c:v>
                </c:pt>
                <c:pt idx="235">
                  <c:v>0.45998567746342611</c:v>
                </c:pt>
                <c:pt idx="236">
                  <c:v>0.45832213968157476</c:v>
                </c:pt>
                <c:pt idx="237">
                  <c:v>0.45494333855324592</c:v>
                </c:pt>
                <c:pt idx="238">
                  <c:v>0.45296799788978059</c:v>
                </c:pt>
                <c:pt idx="239">
                  <c:v>0.44992984338592024</c:v>
                </c:pt>
                <c:pt idx="240">
                  <c:v>0.44479813001422586</c:v>
                </c:pt>
                <c:pt idx="241">
                  <c:v>0.44353213712837719</c:v>
                </c:pt>
                <c:pt idx="242">
                  <c:v>0.439126284010178</c:v>
                </c:pt>
                <c:pt idx="243">
                  <c:v>0.43627741350440652</c:v>
                </c:pt>
                <c:pt idx="244">
                  <c:v>0.43234522584451579</c:v>
                </c:pt>
                <c:pt idx="245">
                  <c:v>0.4277374078176549</c:v>
                </c:pt>
                <c:pt idx="246">
                  <c:v>0.42412336616375829</c:v>
                </c:pt>
                <c:pt idx="247">
                  <c:v>0.41922671363930919</c:v>
                </c:pt>
                <c:pt idx="248">
                  <c:v>0.41527156811120053</c:v>
                </c:pt>
                <c:pt idx="249">
                  <c:v>0.41058827444513529</c:v>
                </c:pt>
                <c:pt idx="250">
                  <c:v>0.40182333650649849</c:v>
                </c:pt>
                <c:pt idx="251">
                  <c:v>0.4012382353919775</c:v>
                </c:pt>
                <c:pt idx="252">
                  <c:v>0.39228506599826474</c:v>
                </c:pt>
                <c:pt idx="253">
                  <c:v>0.39131318872746867</c:v>
                </c:pt>
                <c:pt idx="254">
                  <c:v>0.38477463726016031</c:v>
                </c:pt>
                <c:pt idx="255">
                  <c:v>0.37572854029196356</c:v>
                </c:pt>
                <c:pt idx="256">
                  <c:v>0.37528508861119558</c:v>
                </c:pt>
                <c:pt idx="257">
                  <c:v>0.36748776754110929</c:v>
                </c:pt>
                <c:pt idx="258">
                  <c:v>0.36494542206197755</c:v>
                </c:pt>
                <c:pt idx="259">
                  <c:v>0.3590454732107447</c:v>
                </c:pt>
                <c:pt idx="260">
                  <c:v>0.34382084069981861</c:v>
                </c:pt>
                <c:pt idx="261">
                  <c:v>0.34314039822950732</c:v>
                </c:pt>
                <c:pt idx="262">
                  <c:v>0.33913846210722548</c:v>
                </c:pt>
                <c:pt idx="263">
                  <c:v>0.33635920266851155</c:v>
                </c:pt>
                <c:pt idx="264">
                  <c:v>0.33021998212333226</c:v>
                </c:pt>
                <c:pt idx="265">
                  <c:v>0.32091513079521827</c:v>
                </c:pt>
                <c:pt idx="266">
                  <c:v>0.31783622316086052</c:v>
                </c:pt>
                <c:pt idx="267">
                  <c:v>0.30865092833288882</c:v>
                </c:pt>
                <c:pt idx="268">
                  <c:v>0.30473554354431953</c:v>
                </c:pt>
                <c:pt idx="269">
                  <c:v>0.29787358997918334</c:v>
                </c:pt>
                <c:pt idx="270">
                  <c:v>0.2908108202288231</c:v>
                </c:pt>
                <c:pt idx="271">
                  <c:v>0.28383496470633335</c:v>
                </c:pt>
                <c:pt idx="272">
                  <c:v>0.27679372467591229</c:v>
                </c:pt>
                <c:pt idx="273">
                  <c:v>0.26975476192590714</c:v>
                </c:pt>
                <c:pt idx="274">
                  <c:v>0.2624812462340444</c:v>
                </c:pt>
                <c:pt idx="275">
                  <c:v>0.25466943439480066</c:v>
                </c:pt>
                <c:pt idx="276">
                  <c:v>0.24742204274664026</c:v>
                </c:pt>
                <c:pt idx="277">
                  <c:v>0.23989501449676978</c:v>
                </c:pt>
                <c:pt idx="278">
                  <c:v>0.23228669616765599</c:v>
                </c:pt>
                <c:pt idx="279">
                  <c:v>0.22507389078238499</c:v>
                </c:pt>
                <c:pt idx="280">
                  <c:v>0.21712596348951327</c:v>
                </c:pt>
                <c:pt idx="281">
                  <c:v>0.20983991286108369</c:v>
                </c:pt>
                <c:pt idx="282">
                  <c:v>0.20247147890899519</c:v>
                </c:pt>
                <c:pt idx="283">
                  <c:v>0.1948448905514889</c:v>
                </c:pt>
                <c:pt idx="284">
                  <c:v>0.18717253276249937</c:v>
                </c:pt>
                <c:pt idx="285">
                  <c:v>0.17881248463244132</c:v>
                </c:pt>
                <c:pt idx="286">
                  <c:v>0.17061845580085119</c:v>
                </c:pt>
                <c:pt idx="287">
                  <c:v>0.1630109032080691</c:v>
                </c:pt>
                <c:pt idx="288">
                  <c:v>0.15612621459313736</c:v>
                </c:pt>
                <c:pt idx="289">
                  <c:v>0.14824249409588108</c:v>
                </c:pt>
                <c:pt idx="290">
                  <c:v>0.13597545494048241</c:v>
                </c:pt>
                <c:pt idx="291">
                  <c:v>0.13263342316969096</c:v>
                </c:pt>
                <c:pt idx="292">
                  <c:v>0.12455617761817089</c:v>
                </c:pt>
                <c:pt idx="293">
                  <c:v>0.11697911599275865</c:v>
                </c:pt>
                <c:pt idx="294">
                  <c:v>0.10904561550739302</c:v>
                </c:pt>
                <c:pt idx="295">
                  <c:v>0.10060029435696448</c:v>
                </c:pt>
                <c:pt idx="296">
                  <c:v>9.3147372639313747E-2</c:v>
                </c:pt>
                <c:pt idx="297">
                  <c:v>8.4659769047102096E-2</c:v>
                </c:pt>
                <c:pt idx="298">
                  <c:v>7.7359972615179393E-2</c:v>
                </c:pt>
                <c:pt idx="299">
                  <c:v>6.9430740171783439E-2</c:v>
                </c:pt>
                <c:pt idx="300">
                  <c:v>5.9646122337461638E-2</c:v>
                </c:pt>
                <c:pt idx="301">
                  <c:v>5.3596143526406105E-2</c:v>
                </c:pt>
                <c:pt idx="302">
                  <c:v>4.5468700385779035E-2</c:v>
                </c:pt>
                <c:pt idx="303">
                  <c:v>3.4066703910330703E-2</c:v>
                </c:pt>
                <c:pt idx="304">
                  <c:v>2.9433543440124471E-2</c:v>
                </c:pt>
                <c:pt idx="305">
                  <c:v>2.1013037155766249E-2</c:v>
                </c:pt>
                <c:pt idx="306">
                  <c:v>1.2527107437434857E-2</c:v>
                </c:pt>
                <c:pt idx="307">
                  <c:v>4.6416325400162935E-3</c:v>
                </c:pt>
                <c:pt idx="308">
                  <c:v>-1.0914636604133641E-2</c:v>
                </c:pt>
                <c:pt idx="309">
                  <c:v>-1.218817045756764E-2</c:v>
                </c:pt>
                <c:pt idx="310">
                  <c:v>-2.0159917630829419E-2</c:v>
                </c:pt>
                <c:pt idx="311">
                  <c:v>-2.8515888423399159E-2</c:v>
                </c:pt>
                <c:pt idx="312">
                  <c:v>-4.2817179041502403E-2</c:v>
                </c:pt>
                <c:pt idx="313">
                  <c:v>-5.2700468111352546E-2</c:v>
                </c:pt>
                <c:pt idx="314">
                  <c:v>-5.4274132895972445E-2</c:v>
                </c:pt>
                <c:pt idx="315">
                  <c:v>-7.804695588934446E-2</c:v>
                </c:pt>
                <c:pt idx="316">
                  <c:v>-7.8870975085165496E-2</c:v>
                </c:pt>
                <c:pt idx="317">
                  <c:v>-8.4023361736768054E-2</c:v>
                </c:pt>
                <c:pt idx="318">
                  <c:v>-9.6826892088128808E-2</c:v>
                </c:pt>
                <c:pt idx="319">
                  <c:v>-9.7313986574449424E-2</c:v>
                </c:pt>
                <c:pt idx="320">
                  <c:v>-0.11234380771076816</c:v>
                </c:pt>
                <c:pt idx="321">
                  <c:v>-0.11330909422506409</c:v>
                </c:pt>
                <c:pt idx="322">
                  <c:v>-0.12231688064574039</c:v>
                </c:pt>
                <c:pt idx="323">
                  <c:v>-0.13237487193484884</c:v>
                </c:pt>
                <c:pt idx="324">
                  <c:v>-0.13883919839270495</c:v>
                </c:pt>
                <c:pt idx="325">
                  <c:v>-0.14729205938180723</c:v>
                </c:pt>
                <c:pt idx="326">
                  <c:v>-0.15578977609969347</c:v>
                </c:pt>
                <c:pt idx="327">
                  <c:v>-0.1643517064125849</c:v>
                </c:pt>
                <c:pt idx="328">
                  <c:v>-0.1776651076054267</c:v>
                </c:pt>
                <c:pt idx="329">
                  <c:v>-0.18280344550700101</c:v>
                </c:pt>
                <c:pt idx="330">
                  <c:v>-0.19446239303121896</c:v>
                </c:pt>
                <c:pt idx="331">
                  <c:v>-0.20302365474087702</c:v>
                </c:pt>
                <c:pt idx="332">
                  <c:v>-0.20700197639780418</c:v>
                </c:pt>
                <c:pt idx="333">
                  <c:v>-0.21717422184386906</c:v>
                </c:pt>
                <c:pt idx="334">
                  <c:v>-0.22403638723189945</c:v>
                </c:pt>
                <c:pt idx="335">
                  <c:v>-0.23690184641123568</c:v>
                </c:pt>
                <c:pt idx="336">
                  <c:v>-0.24174846901302668</c:v>
                </c:pt>
                <c:pt idx="337">
                  <c:v>-0.25151467445030173</c:v>
                </c:pt>
                <c:pt idx="338">
                  <c:v>-0.26314753246090106</c:v>
                </c:pt>
                <c:pt idx="339">
                  <c:v>-0.26953890353957161</c:v>
                </c:pt>
                <c:pt idx="340">
                  <c:v>-0.27762374422209729</c:v>
                </c:pt>
                <c:pt idx="341">
                  <c:v>-0.2837597126744783</c:v>
                </c:pt>
                <c:pt idx="342">
                  <c:v>-0.2926046682798174</c:v>
                </c:pt>
                <c:pt idx="343">
                  <c:v>-0.3021028645348649</c:v>
                </c:pt>
                <c:pt idx="344">
                  <c:v>-0.30996483540942638</c:v>
                </c:pt>
                <c:pt idx="345">
                  <c:v>-0.31874657603244705</c:v>
                </c:pt>
                <c:pt idx="346">
                  <c:v>-0.32767202746539947</c:v>
                </c:pt>
                <c:pt idx="347">
                  <c:v>-0.33770672223535919</c:v>
                </c:pt>
                <c:pt idx="348">
                  <c:v>-0.35424353838469219</c:v>
                </c:pt>
                <c:pt idx="349">
                  <c:v>-0.35471174357045193</c:v>
                </c:pt>
                <c:pt idx="350">
                  <c:v>-0.36283843333588062</c:v>
                </c:pt>
                <c:pt idx="351">
                  <c:v>-0.37144386537434054</c:v>
                </c:pt>
                <c:pt idx="352">
                  <c:v>-0.38050243086858271</c:v>
                </c:pt>
                <c:pt idx="353">
                  <c:v>-0.39044392454057908</c:v>
                </c:pt>
                <c:pt idx="354">
                  <c:v>-0.39790675947509602</c:v>
                </c:pt>
                <c:pt idx="355">
                  <c:v>-0.40665326743520008</c:v>
                </c:pt>
                <c:pt idx="356">
                  <c:v>-0.41563787321144402</c:v>
                </c:pt>
                <c:pt idx="357">
                  <c:v>-0.4246204653815413</c:v>
                </c:pt>
                <c:pt idx="358">
                  <c:v>-0.43544338772066127</c:v>
                </c:pt>
                <c:pt idx="359">
                  <c:v>-0.4422884543853739</c:v>
                </c:pt>
                <c:pt idx="360">
                  <c:v>-0.451336392457311</c:v>
                </c:pt>
                <c:pt idx="361">
                  <c:v>-0.46038204578979841</c:v>
                </c:pt>
                <c:pt idx="362">
                  <c:v>-0.46947924662598323</c:v>
                </c:pt>
                <c:pt idx="363">
                  <c:v>-0.47918151304249151</c:v>
                </c:pt>
                <c:pt idx="364">
                  <c:v>-0.48735312847977746</c:v>
                </c:pt>
                <c:pt idx="365">
                  <c:v>-0.49648647760473602</c:v>
                </c:pt>
                <c:pt idx="366">
                  <c:v>-0.50539945105294104</c:v>
                </c:pt>
                <c:pt idx="367">
                  <c:v>-0.51446493505357016</c:v>
                </c:pt>
                <c:pt idx="368">
                  <c:v>-0.52629424824042059</c:v>
                </c:pt>
                <c:pt idx="369">
                  <c:v>-0.53269059011863729</c:v>
                </c:pt>
                <c:pt idx="370">
                  <c:v>-0.54198550762462305</c:v>
                </c:pt>
                <c:pt idx="371">
                  <c:v>-0.55077347941197841</c:v>
                </c:pt>
                <c:pt idx="372">
                  <c:v>-0.55987953367023813</c:v>
                </c:pt>
                <c:pt idx="373">
                  <c:v>-0.56956734640355144</c:v>
                </c:pt>
                <c:pt idx="374">
                  <c:v>-0.57888979569942844</c:v>
                </c:pt>
                <c:pt idx="375">
                  <c:v>-0.57888979569942844</c:v>
                </c:pt>
                <c:pt idx="376">
                  <c:v>-0.57888979569942844</c:v>
                </c:pt>
                <c:pt idx="377">
                  <c:v>-0.57888979569942844</c:v>
                </c:pt>
                <c:pt idx="378">
                  <c:v>-0.57888979569942844</c:v>
                </c:pt>
                <c:pt idx="379">
                  <c:v>-0.57888979569942844</c:v>
                </c:pt>
                <c:pt idx="380">
                  <c:v>-0.57888979569942844</c:v>
                </c:pt>
                <c:pt idx="381">
                  <c:v>-0.57888979569942844</c:v>
                </c:pt>
                <c:pt idx="382">
                  <c:v>-0.57888979569942844</c:v>
                </c:pt>
                <c:pt idx="383">
                  <c:v>-0.57888979569942844</c:v>
                </c:pt>
                <c:pt idx="384">
                  <c:v>-0.57888979569942844</c:v>
                </c:pt>
                <c:pt idx="385">
                  <c:v>-0.57888979569942844</c:v>
                </c:pt>
                <c:pt idx="386">
                  <c:v>-0.57888979569942844</c:v>
                </c:pt>
                <c:pt idx="387">
                  <c:v>-0.57888979569942844</c:v>
                </c:pt>
                <c:pt idx="388">
                  <c:v>-0.57888979569942844</c:v>
                </c:pt>
                <c:pt idx="389">
                  <c:v>-0.57888979569942844</c:v>
                </c:pt>
                <c:pt idx="390">
                  <c:v>-0.57888979569942844</c:v>
                </c:pt>
                <c:pt idx="391">
                  <c:v>-0.57888979569942844</c:v>
                </c:pt>
                <c:pt idx="392">
                  <c:v>-0.57888979569942844</c:v>
                </c:pt>
                <c:pt idx="393">
                  <c:v>-0.57888979569942844</c:v>
                </c:pt>
                <c:pt idx="394">
                  <c:v>-0.57888979569942844</c:v>
                </c:pt>
                <c:pt idx="395">
                  <c:v>-0.57888979569942844</c:v>
                </c:pt>
                <c:pt idx="396">
                  <c:v>-0.57888979569942844</c:v>
                </c:pt>
                <c:pt idx="397">
                  <c:v>-0.57888979569942844</c:v>
                </c:pt>
                <c:pt idx="398">
                  <c:v>-0.57888979569942844</c:v>
                </c:pt>
                <c:pt idx="399">
                  <c:v>-0.57888979569942844</c:v>
                </c:pt>
                <c:pt idx="400">
                  <c:v>-0.57888979569942844</c:v>
                </c:pt>
                <c:pt idx="401">
                  <c:v>-0.57888979569942844</c:v>
                </c:pt>
                <c:pt idx="402">
                  <c:v>-0.57888979569942844</c:v>
                </c:pt>
                <c:pt idx="403">
                  <c:v>-0.57888979569942844</c:v>
                </c:pt>
                <c:pt idx="404">
                  <c:v>-0.57888979569942844</c:v>
                </c:pt>
                <c:pt idx="405">
                  <c:v>-0.57888979569942844</c:v>
                </c:pt>
                <c:pt idx="406">
                  <c:v>-0.57888979569942844</c:v>
                </c:pt>
                <c:pt idx="407">
                  <c:v>-0.57888979569942844</c:v>
                </c:pt>
                <c:pt idx="408">
                  <c:v>-0.57888979569942844</c:v>
                </c:pt>
                <c:pt idx="409">
                  <c:v>-0.57888979569942844</c:v>
                </c:pt>
                <c:pt idx="410">
                  <c:v>-0.57888979569942844</c:v>
                </c:pt>
                <c:pt idx="411">
                  <c:v>-0.57888979569942844</c:v>
                </c:pt>
                <c:pt idx="412">
                  <c:v>-0.57888979569942844</c:v>
                </c:pt>
                <c:pt idx="413">
                  <c:v>-0.57888979569942844</c:v>
                </c:pt>
                <c:pt idx="414">
                  <c:v>-0.57888979569942844</c:v>
                </c:pt>
                <c:pt idx="415">
                  <c:v>-0.57888979569942844</c:v>
                </c:pt>
                <c:pt idx="416">
                  <c:v>-0.57888979569942844</c:v>
                </c:pt>
                <c:pt idx="417">
                  <c:v>-0.57888979569942844</c:v>
                </c:pt>
                <c:pt idx="418">
                  <c:v>-0.57888979569942844</c:v>
                </c:pt>
                <c:pt idx="419">
                  <c:v>-0.57888979569942844</c:v>
                </c:pt>
                <c:pt idx="420">
                  <c:v>-0.57888979569942844</c:v>
                </c:pt>
                <c:pt idx="421">
                  <c:v>-0.57888979569942844</c:v>
                </c:pt>
                <c:pt idx="422">
                  <c:v>-0.57888979569942844</c:v>
                </c:pt>
                <c:pt idx="423">
                  <c:v>-0.57888979569942844</c:v>
                </c:pt>
                <c:pt idx="424">
                  <c:v>-0.57888979569942844</c:v>
                </c:pt>
                <c:pt idx="425">
                  <c:v>-0.57888979569942844</c:v>
                </c:pt>
                <c:pt idx="426">
                  <c:v>-0.57888979569942844</c:v>
                </c:pt>
                <c:pt idx="427">
                  <c:v>-0.57888979569942844</c:v>
                </c:pt>
                <c:pt idx="428">
                  <c:v>-0.57888979569942844</c:v>
                </c:pt>
                <c:pt idx="429">
                  <c:v>-0.57888979569942844</c:v>
                </c:pt>
                <c:pt idx="430">
                  <c:v>-0.57888979569942844</c:v>
                </c:pt>
                <c:pt idx="431">
                  <c:v>-0.57888979569942844</c:v>
                </c:pt>
                <c:pt idx="432">
                  <c:v>-0.57888979569942844</c:v>
                </c:pt>
                <c:pt idx="433">
                  <c:v>-0.57888979569942844</c:v>
                </c:pt>
                <c:pt idx="434">
                  <c:v>-0.57888979569942844</c:v>
                </c:pt>
                <c:pt idx="435">
                  <c:v>-0.57888979569942844</c:v>
                </c:pt>
                <c:pt idx="436">
                  <c:v>-0.57888979569942844</c:v>
                </c:pt>
                <c:pt idx="437">
                  <c:v>-0.57888979569942844</c:v>
                </c:pt>
                <c:pt idx="438">
                  <c:v>-0.57888979569942844</c:v>
                </c:pt>
                <c:pt idx="439">
                  <c:v>-0.57888979569942844</c:v>
                </c:pt>
                <c:pt idx="440">
                  <c:v>-0.57888979569942844</c:v>
                </c:pt>
              </c:numCache>
            </c:numRef>
          </c:yVal>
          <c:smooth val="0"/>
          <c:extLst>
            <c:ext xmlns:c16="http://schemas.microsoft.com/office/drawing/2014/chart" uri="{C3380CC4-5D6E-409C-BE32-E72D297353CC}">
              <c16:uniqueId val="{00000000-BFEA-4A2B-B4D6-DAA35354C591}"/>
            </c:ext>
          </c:extLst>
        </c:ser>
        <c:dLbls>
          <c:showLegendKey val="0"/>
          <c:showVal val="0"/>
          <c:showCatName val="0"/>
          <c:showSerName val="0"/>
          <c:showPercent val="0"/>
          <c:showBubbleSize val="0"/>
        </c:dLbls>
        <c:axId val="1013715808"/>
        <c:axId val="1013713888"/>
      </c:scatterChart>
      <c:valAx>
        <c:axId val="1013715808"/>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3888"/>
        <c:crosses val="autoZero"/>
        <c:crossBetween val="midCat"/>
      </c:valAx>
      <c:valAx>
        <c:axId val="1013713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0137158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tx>
            <c:strRef>
              <c:f>実験1計算_b!$BB$2</c:f>
              <c:strCache>
                <c:ptCount val="1"/>
                <c:pt idx="0">
                  <c:v>L(m)</c:v>
                </c:pt>
              </c:strCache>
            </c:strRef>
          </c:tx>
          <c:spPr>
            <a:ln w="38100" cap="rnd">
              <a:noFill/>
              <a:round/>
            </a:ln>
            <a:effectLst/>
          </c:spPr>
          <c:marker>
            <c:symbol val="circle"/>
            <c:size val="5"/>
            <c:spPr>
              <a:solidFill>
                <a:schemeClr val="accent5"/>
              </a:solidFill>
              <a:ln w="9525">
                <a:solidFill>
                  <a:schemeClr val="accent5"/>
                </a:solidFill>
              </a:ln>
              <a:effectLst/>
            </c:spPr>
          </c:marker>
          <c:xVal>
            <c:numRef>
              <c:f>実験1計算_b!$BA$3:$BA$13</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実験1計算_b!$BB$3:$BB$13</c:f>
              <c:numCache>
                <c:formatCode>General</c:formatCode>
                <c:ptCount val="11"/>
                <c:pt idx="0">
                  <c:v>-0.4484248211429322</c:v>
                </c:pt>
                <c:pt idx="1">
                  <c:v>-0.44807481284142814</c:v>
                </c:pt>
                <c:pt idx="2">
                  <c:v>-0.44772480453992625</c:v>
                </c:pt>
                <c:pt idx="3">
                  <c:v>-0.4473747962384233</c:v>
                </c:pt>
                <c:pt idx="4">
                  <c:v>-0.4470247879369213</c:v>
                </c:pt>
                <c:pt idx="5">
                  <c:v>-0.44667477963541924</c:v>
                </c:pt>
                <c:pt idx="6">
                  <c:v>-0.44632477133391457</c:v>
                </c:pt>
                <c:pt idx="7">
                  <c:v>-0.44597476303241484</c:v>
                </c:pt>
                <c:pt idx="8">
                  <c:v>-0.44562475473091073</c:v>
                </c:pt>
                <c:pt idx="9">
                  <c:v>-0.44527474642940928</c:v>
                </c:pt>
                <c:pt idx="10">
                  <c:v>-0.44492473812790806</c:v>
                </c:pt>
              </c:numCache>
            </c:numRef>
          </c:yVal>
          <c:smooth val="0"/>
          <c:extLst>
            <c:ext xmlns:c16="http://schemas.microsoft.com/office/drawing/2014/chart" uri="{C3380CC4-5D6E-409C-BE32-E72D297353CC}">
              <c16:uniqueId val="{00000000-2DAA-418F-A7C4-52CDD8621F15}"/>
            </c:ext>
          </c:extLst>
        </c:ser>
        <c:dLbls>
          <c:showLegendKey val="0"/>
          <c:showVal val="0"/>
          <c:showCatName val="0"/>
          <c:showSerName val="0"/>
          <c:showPercent val="0"/>
          <c:showBubbleSize val="0"/>
        </c:dLbls>
        <c:axId val="1280944592"/>
        <c:axId val="1280947952"/>
      </c:scatterChart>
      <c:valAx>
        <c:axId val="1280944592"/>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280947952"/>
        <c:crosses val="autoZero"/>
        <c:crossBetween val="midCat"/>
      </c:valAx>
      <c:valAx>
        <c:axId val="1280947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2809445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a:t>v(m/s)</a:t>
            </a:r>
            <a:endParaRPr lang="ja-JP"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ltLang="en-US"/>
        </a:p>
      </c:txPr>
    </c:title>
    <c:autoTitleDeleted val="0"/>
    <c:plotArea>
      <c:layout/>
      <c:scatterChart>
        <c:scatterStyle val="lineMarker"/>
        <c:varyColors val="0"/>
        <c:ser>
          <c:idx val="0"/>
          <c:order val="0"/>
          <c:tx>
            <c:strRef>
              <c:f>実験2計算_AVE!$AG$2</c:f>
              <c:strCache>
                <c:ptCount val="1"/>
                <c:pt idx="0">
                  <c:v>0</c:v>
                </c:pt>
              </c:strCache>
            </c:strRef>
          </c:tx>
          <c:spPr>
            <a:ln w="25400" cap="rnd">
              <a:noFill/>
              <a:round/>
            </a:ln>
            <a:effectLst/>
          </c:spPr>
          <c:marker>
            <c:symbol val="circle"/>
            <c:size val="5"/>
            <c:spPr>
              <a:solidFill>
                <a:schemeClr val="accent1"/>
              </a:solidFill>
              <a:ln w="9525">
                <a:solidFill>
                  <a:schemeClr val="accent1"/>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実験2計算_AVE!$AG$3:$AG$502</c:f>
              <c:numCache>
                <c:formatCode>General</c:formatCode>
                <c:ptCount val="500"/>
                <c:pt idx="0">
                  <c:v>0</c:v>
                </c:pt>
                <c:pt idx="1">
                  <c:v>1.4159776405275775E-3</c:v>
                </c:pt>
                <c:pt idx="2">
                  <c:v>1.6654871695443638E-3</c:v>
                </c:pt>
                <c:pt idx="3">
                  <c:v>1.8446128205035963E-3</c:v>
                </c:pt>
                <c:pt idx="4">
                  <c:v>5.9228626670263778E-3</c:v>
                </c:pt>
                <c:pt idx="5">
                  <c:v>1.1243257732613908E-2</c:v>
                </c:pt>
                <c:pt idx="6">
                  <c:v>1.7277838746762586E-2</c:v>
                </c:pt>
                <c:pt idx="7">
                  <c:v>1.8279676166906469E-2</c:v>
                </c:pt>
                <c:pt idx="8">
                  <c:v>2.1354546436930452E-2</c:v>
                </c:pt>
                <c:pt idx="9">
                  <c:v>2.4084757313429253E-2</c:v>
                </c:pt>
                <c:pt idx="10">
                  <c:v>2.5953401782374097E-2</c:v>
                </c:pt>
                <c:pt idx="11">
                  <c:v>2.7843392842086326E-2</c:v>
                </c:pt>
                <c:pt idx="12">
                  <c:v>2.9069658759472417E-2</c:v>
                </c:pt>
                <c:pt idx="13">
                  <c:v>3.1274209326139085E-2</c:v>
                </c:pt>
                <c:pt idx="14">
                  <c:v>3.1901954691127096E-2</c:v>
                </c:pt>
                <c:pt idx="15">
                  <c:v>3.2931272002398079E-2</c:v>
                </c:pt>
                <c:pt idx="16">
                  <c:v>3.6756292102398079E-2</c:v>
                </c:pt>
                <c:pt idx="17">
                  <c:v>3.6935603990047958E-2</c:v>
                </c:pt>
                <c:pt idx="18">
                  <c:v>3.7128811869664262E-2</c:v>
                </c:pt>
                <c:pt idx="19">
                  <c:v>3.7477623531534762E-2</c:v>
                </c:pt>
                <c:pt idx="20">
                  <c:v>3.7936585466067138E-2</c:v>
                </c:pt>
                <c:pt idx="21">
                  <c:v>4.0531427213788961E-2</c:v>
                </c:pt>
                <c:pt idx="22">
                  <c:v>4.2345733915947231E-2</c:v>
                </c:pt>
                <c:pt idx="23">
                  <c:v>4.6050652959592313E-2</c:v>
                </c:pt>
                <c:pt idx="24">
                  <c:v>4.8940077606234998E-2</c:v>
                </c:pt>
                <c:pt idx="25">
                  <c:v>5.0084706797601908E-2</c:v>
                </c:pt>
                <c:pt idx="26">
                  <c:v>5.3302659284892071E-2</c:v>
                </c:pt>
                <c:pt idx="27">
                  <c:v>5.4241352182973608E-2</c:v>
                </c:pt>
                <c:pt idx="28">
                  <c:v>5.6431766698561134E-2</c:v>
                </c:pt>
                <c:pt idx="29">
                  <c:v>5.9160988389208614E-2</c:v>
                </c:pt>
                <c:pt idx="30">
                  <c:v>6.0817567741966408E-2</c:v>
                </c:pt>
                <c:pt idx="31">
                  <c:v>6.3040985727098306E-2</c:v>
                </c:pt>
                <c:pt idx="32">
                  <c:v>6.516115805743404E-2</c:v>
                </c:pt>
                <c:pt idx="33">
                  <c:v>6.7266888668824937E-2</c:v>
                </c:pt>
                <c:pt idx="34">
                  <c:v>7.034753366091126E-2</c:v>
                </c:pt>
                <c:pt idx="35">
                  <c:v>7.0883117324700234E-2</c:v>
                </c:pt>
                <c:pt idx="36">
                  <c:v>7.3351575767146279E-2</c:v>
                </c:pt>
                <c:pt idx="37">
                  <c:v>7.3992600161750591E-2</c:v>
                </c:pt>
                <c:pt idx="38">
                  <c:v>7.5670580537769774E-2</c:v>
                </c:pt>
                <c:pt idx="39">
                  <c:v>7.7630032968465212E-2</c:v>
                </c:pt>
                <c:pt idx="40">
                  <c:v>7.8488078266546746E-2</c:v>
                </c:pt>
                <c:pt idx="41">
                  <c:v>7.972490232817743E-2</c:v>
                </c:pt>
                <c:pt idx="42">
                  <c:v>8.119197289124698E-2</c:v>
                </c:pt>
                <c:pt idx="43">
                  <c:v>8.3069445730695426E-2</c:v>
                </c:pt>
                <c:pt idx="44">
                  <c:v>8.6551663249520364E-2</c:v>
                </c:pt>
                <c:pt idx="45">
                  <c:v>8.7403578000359694E-2</c:v>
                </c:pt>
                <c:pt idx="46">
                  <c:v>9.0384946489568324E-2</c:v>
                </c:pt>
                <c:pt idx="47">
                  <c:v>9.1403373515347691E-2</c:v>
                </c:pt>
                <c:pt idx="48">
                  <c:v>9.3535402407194213E-2</c:v>
                </c:pt>
                <c:pt idx="49">
                  <c:v>9.6222238025419626E-2</c:v>
                </c:pt>
                <c:pt idx="50">
                  <c:v>9.8571439080575501E-2</c:v>
                </c:pt>
                <c:pt idx="51">
                  <c:v>0.10174584792482011</c:v>
                </c:pt>
                <c:pt idx="52">
                  <c:v>0.10502306751954432</c:v>
                </c:pt>
                <c:pt idx="53">
                  <c:v>0.10855651312434052</c:v>
                </c:pt>
                <c:pt idx="54">
                  <c:v>0.11551350099100716</c:v>
                </c:pt>
                <c:pt idx="55">
                  <c:v>0.11592105847134287</c:v>
                </c:pt>
                <c:pt idx="56">
                  <c:v>0.12300964640899276</c:v>
                </c:pt>
                <c:pt idx="57">
                  <c:v>0.12337380452254193</c:v>
                </c:pt>
                <c:pt idx="58">
                  <c:v>0.12573413295899277</c:v>
                </c:pt>
                <c:pt idx="59">
                  <c:v>0.13049357297529976</c:v>
                </c:pt>
                <c:pt idx="60">
                  <c:v>0.1314299969561151</c:v>
                </c:pt>
                <c:pt idx="61">
                  <c:v>0.13430719024340526</c:v>
                </c:pt>
                <c:pt idx="62">
                  <c:v>0.13734259498261386</c:v>
                </c:pt>
                <c:pt idx="63">
                  <c:v>0.14038900443273378</c:v>
                </c:pt>
                <c:pt idx="64">
                  <c:v>0.14510647497002391</c:v>
                </c:pt>
                <c:pt idx="65">
                  <c:v>0.14790199988549155</c:v>
                </c:pt>
                <c:pt idx="66">
                  <c:v>0.15210603034472414</c:v>
                </c:pt>
                <c:pt idx="67">
                  <c:v>0.15688282598920858</c:v>
                </c:pt>
                <c:pt idx="68">
                  <c:v>0.1616758128453237</c:v>
                </c:pt>
                <c:pt idx="69">
                  <c:v>0.16765223241043162</c:v>
                </c:pt>
                <c:pt idx="70">
                  <c:v>0.17129560411426853</c:v>
                </c:pt>
                <c:pt idx="71">
                  <c:v>0.17609411984808149</c:v>
                </c:pt>
                <c:pt idx="72">
                  <c:v>0.18080350771522777</c:v>
                </c:pt>
                <c:pt idx="73">
                  <c:v>0.18760467504976014</c:v>
                </c:pt>
                <c:pt idx="74">
                  <c:v>0.19302617382014378</c:v>
                </c:pt>
                <c:pt idx="75">
                  <c:v>0.19829553323693039</c:v>
                </c:pt>
                <c:pt idx="76">
                  <c:v>0.20468009070935242</c:v>
                </c:pt>
                <c:pt idx="77">
                  <c:v>0.2110410046826138</c:v>
                </c:pt>
                <c:pt idx="78">
                  <c:v>0.21735983521522773</c:v>
                </c:pt>
                <c:pt idx="79">
                  <c:v>0.22605493010251793</c:v>
                </c:pt>
                <c:pt idx="80">
                  <c:v>0.23129973479796154</c:v>
                </c:pt>
                <c:pt idx="81">
                  <c:v>0.23897424945983201</c:v>
                </c:pt>
                <c:pt idx="82">
                  <c:v>0.2452307143792565</c:v>
                </c:pt>
                <c:pt idx="83">
                  <c:v>0.25216602500035962</c:v>
                </c:pt>
                <c:pt idx="84">
                  <c:v>0.26366913022505983</c:v>
                </c:pt>
                <c:pt idx="85">
                  <c:v>0.26757330899004789</c:v>
                </c:pt>
                <c:pt idx="86">
                  <c:v>0.28488574077733803</c:v>
                </c:pt>
                <c:pt idx="87">
                  <c:v>0.28528414280971215</c:v>
                </c:pt>
                <c:pt idx="88">
                  <c:v>0.29097193026846513</c:v>
                </c:pt>
                <c:pt idx="89">
                  <c:v>0.30283068462146279</c:v>
                </c:pt>
                <c:pt idx="90">
                  <c:v>0.30867549812793754</c:v>
                </c:pt>
                <c:pt idx="91">
                  <c:v>0.31979583342194229</c:v>
                </c:pt>
                <c:pt idx="92">
                  <c:v>0.33445186242517977</c:v>
                </c:pt>
                <c:pt idx="93">
                  <c:v>0.33519912331246993</c:v>
                </c:pt>
                <c:pt idx="94">
                  <c:v>0.34816359733417251</c:v>
                </c:pt>
                <c:pt idx="95">
                  <c:v>0.35314416172745783</c:v>
                </c:pt>
                <c:pt idx="96">
                  <c:v>0.36922355607745783</c:v>
                </c:pt>
                <c:pt idx="97">
                  <c:v>0.37896945039592311</c:v>
                </c:pt>
                <c:pt idx="98">
                  <c:v>0.38237870714052741</c:v>
                </c:pt>
                <c:pt idx="99">
                  <c:v>0.39327566980479595</c:v>
                </c:pt>
                <c:pt idx="100">
                  <c:v>0.40367109948345303</c:v>
                </c:pt>
                <c:pt idx="101">
                  <c:v>0.4148317447532372</c:v>
                </c:pt>
                <c:pt idx="102">
                  <c:v>0.43086976217050349</c:v>
                </c:pt>
                <c:pt idx="103">
                  <c:v>0.43978832040671434</c:v>
                </c:pt>
                <c:pt idx="104">
                  <c:v>0.45605630083860887</c:v>
                </c:pt>
                <c:pt idx="105">
                  <c:v>0.46917040311055125</c:v>
                </c:pt>
                <c:pt idx="106">
                  <c:v>0.48722020533117483</c:v>
                </c:pt>
                <c:pt idx="107">
                  <c:v>0.51179250120527564</c:v>
                </c:pt>
                <c:pt idx="108">
                  <c:v>0.52237580540527562</c:v>
                </c:pt>
                <c:pt idx="109">
                  <c:v>0.54089576902601899</c:v>
                </c:pt>
                <c:pt idx="110">
                  <c:v>0.55876963218009568</c:v>
                </c:pt>
                <c:pt idx="111">
                  <c:v>0.57694419769724214</c:v>
                </c:pt>
                <c:pt idx="112">
                  <c:v>0.60118171671750587</c:v>
                </c:pt>
                <c:pt idx="113">
                  <c:v>0.61139742319328516</c:v>
                </c:pt>
                <c:pt idx="114">
                  <c:v>0.63566833904364495</c:v>
                </c:pt>
                <c:pt idx="115">
                  <c:v>0.64323581773069516</c:v>
                </c:pt>
                <c:pt idx="116">
                  <c:v>0.65870197336258962</c:v>
                </c:pt>
                <c:pt idx="117">
                  <c:v>0.66560581604844093</c:v>
                </c:pt>
                <c:pt idx="118">
                  <c:v>0.66898505429352484</c:v>
                </c:pt>
                <c:pt idx="119">
                  <c:v>0.6738889156575536</c:v>
                </c:pt>
                <c:pt idx="120">
                  <c:v>0.67769318552469993</c:v>
                </c:pt>
                <c:pt idx="121">
                  <c:v>0.68137728058009561</c:v>
                </c:pt>
                <c:pt idx="122">
                  <c:v>0.68569685590671425</c:v>
                </c:pt>
                <c:pt idx="123">
                  <c:v>0.68748808068297329</c:v>
                </c:pt>
                <c:pt idx="124">
                  <c:v>0.69194210453333305</c:v>
                </c:pt>
                <c:pt idx="125">
                  <c:v>0.69618703286546735</c:v>
                </c:pt>
                <c:pt idx="126">
                  <c:v>0.70298975592254165</c:v>
                </c:pt>
                <c:pt idx="127">
                  <c:v>0.71083620903189415</c:v>
                </c:pt>
                <c:pt idx="128">
                  <c:v>0.71495510802613882</c:v>
                </c:pt>
                <c:pt idx="129">
                  <c:v>0.72133314976234975</c:v>
                </c:pt>
                <c:pt idx="130">
                  <c:v>0.72737261501738582</c:v>
                </c:pt>
                <c:pt idx="131">
                  <c:v>0.73405277679580294</c:v>
                </c:pt>
                <c:pt idx="132">
                  <c:v>0.74257453776462801</c:v>
                </c:pt>
                <c:pt idx="133">
                  <c:v>0.75002555676942417</c:v>
                </c:pt>
                <c:pt idx="134">
                  <c:v>0.76165712319724188</c:v>
                </c:pt>
                <c:pt idx="135">
                  <c:v>0.77232442492386055</c:v>
                </c:pt>
                <c:pt idx="136">
                  <c:v>0.78353730411810529</c:v>
                </c:pt>
                <c:pt idx="137">
                  <c:v>0.79356183518141454</c:v>
                </c:pt>
                <c:pt idx="138">
                  <c:v>0.79945986867206198</c:v>
                </c:pt>
                <c:pt idx="139">
                  <c:v>0.80708597928980785</c:v>
                </c:pt>
                <c:pt idx="140">
                  <c:v>0.81398241959340489</c:v>
                </c:pt>
                <c:pt idx="141">
                  <c:v>0.8211268892600716</c:v>
                </c:pt>
                <c:pt idx="142">
                  <c:v>0.83124110054784117</c:v>
                </c:pt>
                <c:pt idx="143">
                  <c:v>0.83906222454436408</c:v>
                </c:pt>
                <c:pt idx="144">
                  <c:v>0.85034322580395638</c:v>
                </c:pt>
                <c:pt idx="145">
                  <c:v>0.86063920659244553</c:v>
                </c:pt>
                <c:pt idx="146">
                  <c:v>0.8757945517396879</c:v>
                </c:pt>
                <c:pt idx="147">
                  <c:v>0.88537432232158231</c:v>
                </c:pt>
                <c:pt idx="148">
                  <c:v>0.89345041702649852</c:v>
                </c:pt>
                <c:pt idx="149">
                  <c:v>0.90156066973764948</c:v>
                </c:pt>
                <c:pt idx="150">
                  <c:v>0.90837876228357273</c:v>
                </c:pt>
                <c:pt idx="151">
                  <c:v>0.9137572828068341</c:v>
                </c:pt>
                <c:pt idx="152">
                  <c:v>0.91784932483177417</c:v>
                </c:pt>
                <c:pt idx="153">
                  <c:v>0.91963983019760154</c:v>
                </c:pt>
                <c:pt idx="154">
                  <c:v>0.92012307095011947</c:v>
                </c:pt>
                <c:pt idx="155">
                  <c:v>0.91993162749688207</c:v>
                </c:pt>
                <c:pt idx="156">
                  <c:v>0.92010449878836886</c:v>
                </c:pt>
                <c:pt idx="157">
                  <c:v>0.92114548525215789</c:v>
                </c:pt>
                <c:pt idx="158">
                  <c:v>0.92260722758549119</c:v>
                </c:pt>
                <c:pt idx="159">
                  <c:v>0.92385673462050322</c:v>
                </c:pt>
                <c:pt idx="160">
                  <c:v>0.92396906170803317</c:v>
                </c:pt>
                <c:pt idx="161">
                  <c:v>0.92284772699100681</c:v>
                </c:pt>
                <c:pt idx="162">
                  <c:v>0.92012316436175023</c:v>
                </c:pt>
                <c:pt idx="163">
                  <c:v>0.9173712974360908</c:v>
                </c:pt>
                <c:pt idx="164">
                  <c:v>0.91250988841330904</c:v>
                </c:pt>
                <c:pt idx="165">
                  <c:v>0.90679582769784139</c:v>
                </c:pt>
                <c:pt idx="166">
                  <c:v>0.89794695257458002</c:v>
                </c:pt>
                <c:pt idx="167">
                  <c:v>0.89390016144892059</c:v>
                </c:pt>
                <c:pt idx="168">
                  <c:v>0.88776701199940011</c:v>
                </c:pt>
                <c:pt idx="169">
                  <c:v>0.88061056236990376</c:v>
                </c:pt>
                <c:pt idx="170">
                  <c:v>0.87333565427973592</c:v>
                </c:pt>
                <c:pt idx="171">
                  <c:v>0.86593310976246973</c:v>
                </c:pt>
                <c:pt idx="172">
                  <c:v>0.85572451781282943</c:v>
                </c:pt>
                <c:pt idx="173">
                  <c:v>0.85091536733872863</c:v>
                </c:pt>
                <c:pt idx="174">
                  <c:v>0.84309123762793736</c:v>
                </c:pt>
                <c:pt idx="175">
                  <c:v>0.83886922548405252</c:v>
                </c:pt>
                <c:pt idx="176">
                  <c:v>0.83382895796270962</c:v>
                </c:pt>
                <c:pt idx="177">
                  <c:v>0.82885974542577923</c:v>
                </c:pt>
                <c:pt idx="178">
                  <c:v>0.82398389683621087</c:v>
                </c:pt>
                <c:pt idx="179">
                  <c:v>0.81816373869532355</c:v>
                </c:pt>
                <c:pt idx="180">
                  <c:v>0.80868686292002367</c:v>
                </c:pt>
                <c:pt idx="181">
                  <c:v>0.80291738593453199</c:v>
                </c:pt>
                <c:pt idx="182">
                  <c:v>0.7861888684618703</c:v>
                </c:pt>
                <c:pt idx="183">
                  <c:v>0.77681886878021567</c:v>
                </c:pt>
                <c:pt idx="184">
                  <c:v>0.75854928597038329</c:v>
                </c:pt>
                <c:pt idx="185">
                  <c:v>0.73916613015071908</c:v>
                </c:pt>
                <c:pt idx="186">
                  <c:v>0.72820518733633066</c:v>
                </c:pt>
                <c:pt idx="187">
                  <c:v>0.70993341359592288</c:v>
                </c:pt>
                <c:pt idx="188">
                  <c:v>0.69352242805227782</c:v>
                </c:pt>
                <c:pt idx="189">
                  <c:v>0.67364653441007161</c:v>
                </c:pt>
                <c:pt idx="190">
                  <c:v>0.64702917086091105</c:v>
                </c:pt>
                <c:pt idx="191">
                  <c:v>0.63323280033213414</c:v>
                </c:pt>
                <c:pt idx="192">
                  <c:v>0.60982628682422024</c:v>
                </c:pt>
                <c:pt idx="193">
                  <c:v>0.58860492034748191</c:v>
                </c:pt>
                <c:pt idx="194">
                  <c:v>0.56611139144100719</c:v>
                </c:pt>
                <c:pt idx="195">
                  <c:v>0.52380616578153438</c:v>
                </c:pt>
                <c:pt idx="196">
                  <c:v>0.52274623012889687</c:v>
                </c:pt>
                <c:pt idx="197">
                  <c:v>0.50322748360803327</c:v>
                </c:pt>
                <c:pt idx="198">
                  <c:v>0.48282369939820136</c:v>
                </c:pt>
                <c:pt idx="199">
                  <c:v>0.46090281878429218</c:v>
                </c:pt>
                <c:pt idx="200">
                  <c:v>0.43322359094352481</c:v>
                </c:pt>
                <c:pt idx="201">
                  <c:v>0.42092366202158243</c:v>
                </c:pt>
                <c:pt idx="202">
                  <c:v>0.39435986498081466</c:v>
                </c:pt>
                <c:pt idx="203">
                  <c:v>0.38466455903213387</c:v>
                </c:pt>
                <c:pt idx="204">
                  <c:v>0.3645700939384886</c:v>
                </c:pt>
                <c:pt idx="205">
                  <c:v>0.35095879271918434</c:v>
                </c:pt>
                <c:pt idx="206">
                  <c:v>0.33746897947278148</c:v>
                </c:pt>
                <c:pt idx="207">
                  <c:v>0.32384804725311722</c:v>
                </c:pt>
                <c:pt idx="208">
                  <c:v>0.31309544632745784</c:v>
                </c:pt>
                <c:pt idx="209">
                  <c:v>0.30313247283968803</c:v>
                </c:pt>
                <c:pt idx="210">
                  <c:v>0.29157288732793724</c:v>
                </c:pt>
                <c:pt idx="211">
                  <c:v>0.28636566987829709</c:v>
                </c:pt>
                <c:pt idx="212">
                  <c:v>0.27797106628693008</c:v>
                </c:pt>
                <c:pt idx="213">
                  <c:v>0.27040884641618679</c:v>
                </c:pt>
                <c:pt idx="214">
                  <c:v>0.2603590693280573</c:v>
                </c:pt>
                <c:pt idx="215">
                  <c:v>0.25218361395071903</c:v>
                </c:pt>
                <c:pt idx="216">
                  <c:v>0.24971903007877677</c:v>
                </c:pt>
                <c:pt idx="217">
                  <c:v>0.2436024200845322</c:v>
                </c:pt>
                <c:pt idx="218">
                  <c:v>0.23878744163728985</c:v>
                </c:pt>
                <c:pt idx="219">
                  <c:v>0.23316686313657037</c:v>
                </c:pt>
                <c:pt idx="220">
                  <c:v>0.22360175668093507</c:v>
                </c:pt>
                <c:pt idx="221">
                  <c:v>0.22005294306582712</c:v>
                </c:pt>
                <c:pt idx="222">
                  <c:v>0.20404730312925637</c:v>
                </c:pt>
                <c:pt idx="223">
                  <c:v>0.2035509231769782</c:v>
                </c:pt>
                <c:pt idx="224">
                  <c:v>0.20105874309064717</c:v>
                </c:pt>
                <c:pt idx="225">
                  <c:v>0.19509960946546728</c:v>
                </c:pt>
                <c:pt idx="226">
                  <c:v>0.1936081804820142</c:v>
                </c:pt>
                <c:pt idx="227">
                  <c:v>0.18669925219676234</c:v>
                </c:pt>
                <c:pt idx="228">
                  <c:v>0.18303023944856101</c:v>
                </c:pt>
                <c:pt idx="229">
                  <c:v>0.1734780927840523</c:v>
                </c:pt>
                <c:pt idx="230">
                  <c:v>0.15455467016007154</c:v>
                </c:pt>
                <c:pt idx="231">
                  <c:v>0.14997466947661822</c:v>
                </c:pt>
                <c:pt idx="232">
                  <c:v>0.13025308168153463</c:v>
                </c:pt>
                <c:pt idx="233">
                  <c:v>0.12771101118872849</c:v>
                </c:pt>
                <c:pt idx="234">
                  <c:v>0.11652694408920809</c:v>
                </c:pt>
                <c:pt idx="235">
                  <c:v>0.10695405550551519</c:v>
                </c:pt>
                <c:pt idx="236">
                  <c:v>9.8618847082493799E-2</c:v>
                </c:pt>
                <c:pt idx="237">
                  <c:v>8.9112285130575203E-2</c:v>
                </c:pt>
                <c:pt idx="238">
                  <c:v>8.0655130561270508E-2</c:v>
                </c:pt>
                <c:pt idx="239">
                  <c:v>7.2810832518105037E-2</c:v>
                </c:pt>
                <c:pt idx="240">
                  <c:v>6.3361704118824663E-2</c:v>
                </c:pt>
                <c:pt idx="241">
                  <c:v>6.0476852692205804E-2</c:v>
                </c:pt>
                <c:pt idx="242">
                  <c:v>5.1929462345323314E-2</c:v>
                </c:pt>
                <c:pt idx="243">
                  <c:v>4.9646023611990039E-2</c:v>
                </c:pt>
                <c:pt idx="244">
                  <c:v>4.3610925085371365E-2</c:v>
                </c:pt>
                <c:pt idx="245">
                  <c:v>3.5771230692086091E-2</c:v>
                </c:pt>
                <c:pt idx="246">
                  <c:v>3.0838142147241877E-2</c:v>
                </c:pt>
                <c:pt idx="247">
                  <c:v>2.2305725949999494E-2</c:v>
                </c:pt>
                <c:pt idx="248">
                  <c:v>1.7697702193884654E-2</c:v>
                </c:pt>
                <c:pt idx="249">
                  <c:v>1.1164239974579928E-2</c:v>
                </c:pt>
                <c:pt idx="250">
                  <c:v>-1.543842230336075E-3</c:v>
                </c:pt>
                <c:pt idx="251">
                  <c:v>-3.454341449520882E-3</c:v>
                </c:pt>
                <c:pt idx="252">
                  <c:v>-2.1098818806235316E-2</c:v>
                </c:pt>
                <c:pt idx="253">
                  <c:v>-2.3080899179137051E-2</c:v>
                </c:pt>
                <c:pt idx="254">
                  <c:v>-2.855702825347765E-2</c:v>
                </c:pt>
                <c:pt idx="255">
                  <c:v>-3.8084721120384142E-2</c:v>
                </c:pt>
                <c:pt idx="256">
                  <c:v>-4.3540833414628562E-2</c:v>
                </c:pt>
                <c:pt idx="257">
                  <c:v>-4.9960613058993138E-2</c:v>
                </c:pt>
                <c:pt idx="258">
                  <c:v>-5.5466564688489615E-2</c:v>
                </c:pt>
                <c:pt idx="259">
                  <c:v>-5.6218311124340906E-2</c:v>
                </c:pt>
                <c:pt idx="260">
                  <c:v>-5.8679860432494395E-2</c:v>
                </c:pt>
                <c:pt idx="261">
                  <c:v>-5.8748674981655043E-2</c:v>
                </c:pt>
                <c:pt idx="262">
                  <c:v>-5.9180754223861279E-2</c:v>
                </c:pt>
                <c:pt idx="263">
                  <c:v>-5.8001995491247363E-2</c:v>
                </c:pt>
                <c:pt idx="264">
                  <c:v>-5.7980729280096281E-2</c:v>
                </c:pt>
                <c:pt idx="265">
                  <c:v>-5.7978179368825301E-2</c:v>
                </c:pt>
                <c:pt idx="266">
                  <c:v>-5.7887025091846886E-2</c:v>
                </c:pt>
                <c:pt idx="267">
                  <c:v>-5.7453006978897249E-2</c:v>
                </c:pt>
                <c:pt idx="268">
                  <c:v>-5.6442209402878044E-2</c:v>
                </c:pt>
                <c:pt idx="269">
                  <c:v>-5.6349598068225766E-2</c:v>
                </c:pt>
                <c:pt idx="270">
                  <c:v>-5.7577205849400806E-2</c:v>
                </c:pt>
                <c:pt idx="271">
                  <c:v>-5.8919905266187365E-2</c:v>
                </c:pt>
                <c:pt idx="272">
                  <c:v>-6.2430418865707785E-2</c:v>
                </c:pt>
                <c:pt idx="273">
                  <c:v>-7.2567090362350511E-2</c:v>
                </c:pt>
                <c:pt idx="274">
                  <c:v>-7.3102942791487116E-2</c:v>
                </c:pt>
                <c:pt idx="275">
                  <c:v>-7.3342196174101024E-2</c:v>
                </c:pt>
                <c:pt idx="276">
                  <c:v>-7.7540152816187424E-2</c:v>
                </c:pt>
                <c:pt idx="277">
                  <c:v>-8.1784611766427234E-2</c:v>
                </c:pt>
                <c:pt idx="278">
                  <c:v>-8.6461224857554281E-2</c:v>
                </c:pt>
                <c:pt idx="279">
                  <c:v>-8.8430957137650243E-2</c:v>
                </c:pt>
                <c:pt idx="280">
                  <c:v>-9.2111404661511076E-2</c:v>
                </c:pt>
                <c:pt idx="281">
                  <c:v>-9.4857371627458442E-2</c:v>
                </c:pt>
                <c:pt idx="282">
                  <c:v>-0.10005707453213471</c:v>
                </c:pt>
                <c:pt idx="283">
                  <c:v>-0.10212467117038403</c:v>
                </c:pt>
                <c:pt idx="284">
                  <c:v>-0.10334242804568383</c:v>
                </c:pt>
                <c:pt idx="285">
                  <c:v>-0.1037437623711035</c:v>
                </c:pt>
                <c:pt idx="286">
                  <c:v>-0.10346537920755434</c:v>
                </c:pt>
                <c:pt idx="287">
                  <c:v>-0.10317156397158311</c:v>
                </c:pt>
                <c:pt idx="288">
                  <c:v>-0.1031570880269788</c:v>
                </c:pt>
                <c:pt idx="289">
                  <c:v>-0.10335796794688287</c:v>
                </c:pt>
                <c:pt idx="290">
                  <c:v>-0.10420787799388527</c:v>
                </c:pt>
                <c:pt idx="291">
                  <c:v>-0.10492731900539608</c:v>
                </c:pt>
                <c:pt idx="292">
                  <c:v>-0.10561857793093564</c:v>
                </c:pt>
                <c:pt idx="293">
                  <c:v>-0.10577067967050398</c:v>
                </c:pt>
                <c:pt idx="294">
                  <c:v>-0.10500002700863346</c:v>
                </c:pt>
                <c:pt idx="295">
                  <c:v>-0.10283293434952075</c:v>
                </c:pt>
                <c:pt idx="296">
                  <c:v>-0.10030637716271021</c:v>
                </c:pt>
                <c:pt idx="297">
                  <c:v>-9.8300277752398454E-2</c:v>
                </c:pt>
                <c:pt idx="298">
                  <c:v>-9.7456094936331311E-2</c:v>
                </c:pt>
                <c:pt idx="299">
                  <c:v>-9.7505930744125072E-2</c:v>
                </c:pt>
                <c:pt idx="300">
                  <c:v>-9.7520334860791744E-2</c:v>
                </c:pt>
                <c:pt idx="301">
                  <c:v>-9.6981584184892458E-2</c:v>
                </c:pt>
                <c:pt idx="302">
                  <c:v>-9.5385218639568684E-2</c:v>
                </c:pt>
                <c:pt idx="303">
                  <c:v>-9.1675821619784562E-2</c:v>
                </c:pt>
                <c:pt idx="304">
                  <c:v>-9.143740147877738E-2</c:v>
                </c:pt>
                <c:pt idx="305">
                  <c:v>-8.9143990957194566E-2</c:v>
                </c:pt>
                <c:pt idx="306">
                  <c:v>-8.743932529340559E-2</c:v>
                </c:pt>
                <c:pt idx="307">
                  <c:v>-8.6606846700959583E-2</c:v>
                </c:pt>
                <c:pt idx="308">
                  <c:v>-8.666218592098357E-2</c:v>
                </c:pt>
                <c:pt idx="309">
                  <c:v>-8.7470587962950014E-2</c:v>
                </c:pt>
                <c:pt idx="310">
                  <c:v>-8.8580135405875657E-2</c:v>
                </c:pt>
                <c:pt idx="311">
                  <c:v>-9.0144564476619032E-2</c:v>
                </c:pt>
                <c:pt idx="312">
                  <c:v>-9.2332009518585431E-2</c:v>
                </c:pt>
                <c:pt idx="313">
                  <c:v>-9.6626931201559074E-2</c:v>
                </c:pt>
                <c:pt idx="314">
                  <c:v>-9.6995929931774971E-2</c:v>
                </c:pt>
                <c:pt idx="315">
                  <c:v>-9.9256275494844434E-2</c:v>
                </c:pt>
                <c:pt idx="316">
                  <c:v>-0.10130978333537201</c:v>
                </c:pt>
                <c:pt idx="317">
                  <c:v>-0.10365462818741045</c:v>
                </c:pt>
                <c:pt idx="318">
                  <c:v>-0.10627623448597159</c:v>
                </c:pt>
                <c:pt idx="319">
                  <c:v>-0.10817324217733845</c:v>
                </c:pt>
                <c:pt idx="320">
                  <c:v>-0.1087382487865711</c:v>
                </c:pt>
                <c:pt idx="321">
                  <c:v>-0.10818049891426895</c:v>
                </c:pt>
                <c:pt idx="322">
                  <c:v>-0.10641957691774616</c:v>
                </c:pt>
                <c:pt idx="323">
                  <c:v>-0.10323530515635533</c:v>
                </c:pt>
                <c:pt idx="324">
                  <c:v>-0.10119691013285408</c:v>
                </c:pt>
                <c:pt idx="325">
                  <c:v>-9.814452342230251E-2</c:v>
                </c:pt>
                <c:pt idx="326">
                  <c:v>-9.684767827122337E-2</c:v>
                </c:pt>
                <c:pt idx="327">
                  <c:v>-9.4560632463309743E-2</c:v>
                </c:pt>
                <c:pt idx="328">
                  <c:v>-9.1441094337650242E-2</c:v>
                </c:pt>
                <c:pt idx="329">
                  <c:v>-9.0455996492686236E-2</c:v>
                </c:pt>
                <c:pt idx="330">
                  <c:v>-8.9100136610791761E-2</c:v>
                </c:pt>
                <c:pt idx="331">
                  <c:v>-8.7663680623261742E-2</c:v>
                </c:pt>
                <c:pt idx="332">
                  <c:v>-8.5354048815467959E-2</c:v>
                </c:pt>
                <c:pt idx="333">
                  <c:v>-8.2407699240647836E-2</c:v>
                </c:pt>
                <c:pt idx="334">
                  <c:v>-7.997139808045603E-2</c:v>
                </c:pt>
                <c:pt idx="335">
                  <c:v>-7.7181598478297697E-2</c:v>
                </c:pt>
                <c:pt idx="336">
                  <c:v>-7.4648503761031521E-2</c:v>
                </c:pt>
                <c:pt idx="337">
                  <c:v>-7.4126423062710209E-2</c:v>
                </c:pt>
                <c:pt idx="338">
                  <c:v>-7.3037975074101064E-2</c:v>
                </c:pt>
                <c:pt idx="339">
                  <c:v>-7.1908724682014744E-2</c:v>
                </c:pt>
                <c:pt idx="340">
                  <c:v>-6.9761848882014726E-2</c:v>
                </c:pt>
                <c:pt idx="341">
                  <c:v>-6.7085152485611879E-2</c:v>
                </c:pt>
                <c:pt idx="342">
                  <c:v>-6.6829108378057944E-2</c:v>
                </c:pt>
                <c:pt idx="343">
                  <c:v>-6.5165560219304933E-2</c:v>
                </c:pt>
                <c:pt idx="344">
                  <c:v>-6.5119288015348109E-2</c:v>
                </c:pt>
                <c:pt idx="345">
                  <c:v>-6.4845251498321724E-2</c:v>
                </c:pt>
                <c:pt idx="346">
                  <c:v>-6.4470583689089103E-2</c:v>
                </c:pt>
                <c:pt idx="347">
                  <c:v>-6.4496901714029151E-2</c:v>
                </c:pt>
                <c:pt idx="348">
                  <c:v>-6.5077037363909254E-2</c:v>
                </c:pt>
                <c:pt idx="349">
                  <c:v>-6.5528916821343319E-2</c:v>
                </c:pt>
                <c:pt idx="350">
                  <c:v>-6.6040312827458439E-2</c:v>
                </c:pt>
                <c:pt idx="351">
                  <c:v>-6.7096409847722221E-2</c:v>
                </c:pt>
                <c:pt idx="352">
                  <c:v>-6.7311409661990812E-2</c:v>
                </c:pt>
                <c:pt idx="353">
                  <c:v>-6.9264070004916467E-2</c:v>
                </c:pt>
                <c:pt idx="354">
                  <c:v>-6.9265264910911672E-2</c:v>
                </c:pt>
                <c:pt idx="355">
                  <c:v>-6.9213160282614317E-2</c:v>
                </c:pt>
                <c:pt idx="356">
                  <c:v>-6.8547998473501598E-2</c:v>
                </c:pt>
                <c:pt idx="357">
                  <c:v>-6.8302437206475219E-2</c:v>
                </c:pt>
                <c:pt idx="358">
                  <c:v>-6.8416589161391289E-2</c:v>
                </c:pt>
                <c:pt idx="359">
                  <c:v>-6.9051306306715021E-2</c:v>
                </c:pt>
                <c:pt idx="360">
                  <c:v>-7.0682883984292968E-2</c:v>
                </c:pt>
                <c:pt idx="361">
                  <c:v>-7.186475327673901E-2</c:v>
                </c:pt>
                <c:pt idx="362">
                  <c:v>-7.1973087345683848E-2</c:v>
                </c:pt>
                <c:pt idx="363">
                  <c:v>-7.1686351352398481E-2</c:v>
                </c:pt>
                <c:pt idx="364">
                  <c:v>-7.1611334414868527E-2</c:v>
                </c:pt>
                <c:pt idx="365">
                  <c:v>-7.0715852520863695E-2</c:v>
                </c:pt>
                <c:pt idx="366">
                  <c:v>-6.825114468033612E-2</c:v>
                </c:pt>
                <c:pt idx="367">
                  <c:v>-6.7261338558273764E-2</c:v>
                </c:pt>
                <c:pt idx="368">
                  <c:v>-6.5898807306715018E-2</c:v>
                </c:pt>
                <c:pt idx="369">
                  <c:v>-6.458977684532409E-2</c:v>
                </c:pt>
                <c:pt idx="370">
                  <c:v>-6.3160404654556718E-2</c:v>
                </c:pt>
                <c:pt idx="371">
                  <c:v>-6.1138167043045935E-2</c:v>
                </c:pt>
                <c:pt idx="372">
                  <c:v>-6.0705463472302525E-2</c:v>
                </c:pt>
                <c:pt idx="373">
                  <c:v>-6.0067407565947611E-2</c:v>
                </c:pt>
                <c:pt idx="374">
                  <c:v>-6.0094711507434423E-2</c:v>
                </c:pt>
                <c:pt idx="375">
                  <c:v>-6.0448245886930818E-2</c:v>
                </c:pt>
                <c:pt idx="376">
                  <c:v>-5.9870483512110662E-2</c:v>
                </c:pt>
                <c:pt idx="377">
                  <c:v>-5.895287588908911E-2</c:v>
                </c:pt>
                <c:pt idx="378">
                  <c:v>-5.6258402174460813E-2</c:v>
                </c:pt>
                <c:pt idx="379">
                  <c:v>-5.4779592759113052E-2</c:v>
                </c:pt>
                <c:pt idx="380">
                  <c:v>-5.2752705315228229E-2</c:v>
                </c:pt>
                <c:pt idx="381">
                  <c:v>-4.9528025383573482E-2</c:v>
                </c:pt>
                <c:pt idx="382">
                  <c:v>-4.8881906024700592E-2</c:v>
                </c:pt>
                <c:pt idx="383">
                  <c:v>-4.6571795770024349E-2</c:v>
                </c:pt>
                <c:pt idx="384">
                  <c:v>-4.6510857717266561E-2</c:v>
                </c:pt>
                <c:pt idx="385">
                  <c:v>-4.6342828748921233E-2</c:v>
                </c:pt>
                <c:pt idx="386">
                  <c:v>-4.6131793539089104E-2</c:v>
                </c:pt>
                <c:pt idx="387">
                  <c:v>-4.5893435669544728E-2</c:v>
                </c:pt>
                <c:pt idx="388">
                  <c:v>-4.5740363957674224E-2</c:v>
                </c:pt>
                <c:pt idx="389">
                  <c:v>-4.5508149622902047E-2</c:v>
                </c:pt>
                <c:pt idx="390">
                  <c:v>-4.4985040949520737E-2</c:v>
                </c:pt>
                <c:pt idx="391">
                  <c:v>-4.3808020775659838E-2</c:v>
                </c:pt>
                <c:pt idx="392">
                  <c:v>-4.3793180685971593E-2</c:v>
                </c:pt>
                <c:pt idx="393">
                  <c:v>-4.399815957649917E-2</c:v>
                </c:pt>
                <c:pt idx="394">
                  <c:v>-4.4182651855156248E-2</c:v>
                </c:pt>
                <c:pt idx="395">
                  <c:v>-4.4211733436571116E-2</c:v>
                </c:pt>
                <c:pt idx="396">
                  <c:v>-4.3949523716667036E-2</c:v>
                </c:pt>
                <c:pt idx="397">
                  <c:v>-4.3586599554556731E-2</c:v>
                </c:pt>
                <c:pt idx="398">
                  <c:v>-4.3239214526259367E-2</c:v>
                </c:pt>
                <c:pt idx="399">
                  <c:v>-4.3133282541247375E-2</c:v>
                </c:pt>
                <c:pt idx="400">
                  <c:v>-4.3022084939328915E-2</c:v>
                </c:pt>
                <c:pt idx="401">
                  <c:v>-4.1557184389808516E-2</c:v>
                </c:pt>
                <c:pt idx="402">
                  <c:v>-4.0725399989328982E-2</c:v>
                </c:pt>
                <c:pt idx="403">
                  <c:v>-3.352164164592366E-2</c:v>
                </c:pt>
                <c:pt idx="404">
                  <c:v>-3.3302954835731709E-2</c:v>
                </c:pt>
                <c:pt idx="405">
                  <c:v>-3.1079045808753328E-2</c:v>
                </c:pt>
                <c:pt idx="406">
                  <c:v>-2.7795691405875633E-2</c:v>
                </c:pt>
                <c:pt idx="407">
                  <c:v>-2.6357461151678967E-2</c:v>
                </c:pt>
                <c:pt idx="408">
                  <c:v>-2.553435466690681E-2</c:v>
                </c:pt>
                <c:pt idx="409">
                  <c:v>-2.4095238038249717E-2</c:v>
                </c:pt>
                <c:pt idx="410">
                  <c:v>-2.3831812754916464E-2</c:v>
                </c:pt>
                <c:pt idx="411">
                  <c:v>-1.9541047333093933E-2</c:v>
                </c:pt>
                <c:pt idx="412">
                  <c:v>-1.9463544695204237E-2</c:v>
                </c:pt>
                <c:pt idx="413">
                  <c:v>-1.8519670582014723E-2</c:v>
                </c:pt>
                <c:pt idx="414">
                  <c:v>-1.6118005963069983E-2</c:v>
                </c:pt>
                <c:pt idx="415">
                  <c:v>-1.5094801575659803E-2</c:v>
                </c:pt>
                <c:pt idx="416">
                  <c:v>-1.052238634124727E-2</c:v>
                </c:pt>
                <c:pt idx="417">
                  <c:v>-7.465556138969074E-3</c:v>
                </c:pt>
                <c:pt idx="418">
                  <c:v>-7.465556138969074E-3</c:v>
                </c:pt>
                <c:pt idx="419">
                  <c:v>-7.465556138969074E-3</c:v>
                </c:pt>
                <c:pt idx="420">
                  <c:v>-7.465556138969074E-3</c:v>
                </c:pt>
                <c:pt idx="421">
                  <c:v>-7.465556138969074E-3</c:v>
                </c:pt>
                <c:pt idx="422">
                  <c:v>-7.465556138969074E-3</c:v>
                </c:pt>
                <c:pt idx="423">
                  <c:v>-7.465556138969074E-3</c:v>
                </c:pt>
                <c:pt idx="424">
                  <c:v>-7.465556138969074E-3</c:v>
                </c:pt>
                <c:pt idx="425">
                  <c:v>-7.465556138969074E-3</c:v>
                </c:pt>
                <c:pt idx="426">
                  <c:v>-7.465556138969074E-3</c:v>
                </c:pt>
                <c:pt idx="427">
                  <c:v>-7.465556138969074E-3</c:v>
                </c:pt>
                <c:pt idx="428">
                  <c:v>-7.465556138969074E-3</c:v>
                </c:pt>
                <c:pt idx="429">
                  <c:v>-7.465556138969074E-3</c:v>
                </c:pt>
                <c:pt idx="430">
                  <c:v>-7.465556138969074E-3</c:v>
                </c:pt>
                <c:pt idx="431">
                  <c:v>-7.465556138969074E-3</c:v>
                </c:pt>
                <c:pt idx="432">
                  <c:v>-7.465556138969074E-3</c:v>
                </c:pt>
                <c:pt idx="433">
                  <c:v>-7.465556138969074E-3</c:v>
                </c:pt>
                <c:pt idx="434">
                  <c:v>-7.465556138969074E-3</c:v>
                </c:pt>
                <c:pt idx="435">
                  <c:v>-7.465556138969074E-3</c:v>
                </c:pt>
                <c:pt idx="436">
                  <c:v>-7.465556138969074E-3</c:v>
                </c:pt>
                <c:pt idx="437">
                  <c:v>-7.465556138969074E-3</c:v>
                </c:pt>
                <c:pt idx="438">
                  <c:v>-7.465556138969074E-3</c:v>
                </c:pt>
                <c:pt idx="439">
                  <c:v>-7.465556138969074E-3</c:v>
                </c:pt>
                <c:pt idx="440">
                  <c:v>-7.465556138969074E-3</c:v>
                </c:pt>
                <c:pt idx="441">
                  <c:v>-7.465556138969074E-3</c:v>
                </c:pt>
                <c:pt idx="442">
                  <c:v>-7.465556138969074E-3</c:v>
                </c:pt>
                <c:pt idx="443">
                  <c:v>-7.465556138969074E-3</c:v>
                </c:pt>
                <c:pt idx="444">
                  <c:v>-7.465556138969074E-3</c:v>
                </c:pt>
                <c:pt idx="445">
                  <c:v>-7.465556138969074E-3</c:v>
                </c:pt>
                <c:pt idx="446">
                  <c:v>-7.465556138969074E-3</c:v>
                </c:pt>
                <c:pt idx="447">
                  <c:v>-7.465556138969074E-3</c:v>
                </c:pt>
                <c:pt idx="448">
                  <c:v>-7.465556138969074E-3</c:v>
                </c:pt>
                <c:pt idx="449">
                  <c:v>-7.465556138969074E-3</c:v>
                </c:pt>
                <c:pt idx="450">
                  <c:v>-7.465556138969074E-3</c:v>
                </c:pt>
                <c:pt idx="451">
                  <c:v>-7.465556138969074E-3</c:v>
                </c:pt>
                <c:pt idx="452">
                  <c:v>-7.465556138969074E-3</c:v>
                </c:pt>
                <c:pt idx="453">
                  <c:v>-7.465556138969074E-3</c:v>
                </c:pt>
                <c:pt idx="454">
                  <c:v>-7.465556138969074E-3</c:v>
                </c:pt>
                <c:pt idx="455">
                  <c:v>-7.465556138969074E-3</c:v>
                </c:pt>
                <c:pt idx="456">
                  <c:v>-7.465556138969074E-3</c:v>
                </c:pt>
                <c:pt idx="457">
                  <c:v>-7.465556138969074E-3</c:v>
                </c:pt>
                <c:pt idx="458">
                  <c:v>-7.465556138969074E-3</c:v>
                </c:pt>
                <c:pt idx="459">
                  <c:v>-7.465556138969074E-3</c:v>
                </c:pt>
                <c:pt idx="460">
                  <c:v>-7.465556138969074E-3</c:v>
                </c:pt>
                <c:pt idx="461">
                  <c:v>-7.465556138969074E-3</c:v>
                </c:pt>
                <c:pt idx="462">
                  <c:v>-7.465556138969074E-3</c:v>
                </c:pt>
                <c:pt idx="463">
                  <c:v>-7.465556138969074E-3</c:v>
                </c:pt>
                <c:pt idx="464">
                  <c:v>-7.465556138969074E-3</c:v>
                </c:pt>
                <c:pt idx="465">
                  <c:v>-7.465556138969074E-3</c:v>
                </c:pt>
                <c:pt idx="466">
                  <c:v>-7.465556138969074E-3</c:v>
                </c:pt>
                <c:pt idx="467">
                  <c:v>-7.465556138969074E-3</c:v>
                </c:pt>
                <c:pt idx="468">
                  <c:v>-7.465556138969074E-3</c:v>
                </c:pt>
                <c:pt idx="469">
                  <c:v>-7.465556138969074E-3</c:v>
                </c:pt>
                <c:pt idx="470">
                  <c:v>-7.465556138969074E-3</c:v>
                </c:pt>
                <c:pt idx="471">
                  <c:v>-7.465556138969074E-3</c:v>
                </c:pt>
                <c:pt idx="472">
                  <c:v>-7.465556138969074E-3</c:v>
                </c:pt>
                <c:pt idx="473">
                  <c:v>-7.465556138969074E-3</c:v>
                </c:pt>
                <c:pt idx="474">
                  <c:v>-7.465556138969074E-3</c:v>
                </c:pt>
                <c:pt idx="475">
                  <c:v>-7.465556138969074E-3</c:v>
                </c:pt>
                <c:pt idx="476">
                  <c:v>-7.465556138969074E-3</c:v>
                </c:pt>
                <c:pt idx="477">
                  <c:v>-7.465556138969074E-3</c:v>
                </c:pt>
                <c:pt idx="478">
                  <c:v>-7.465556138969074E-3</c:v>
                </c:pt>
                <c:pt idx="479">
                  <c:v>-7.465556138969074E-3</c:v>
                </c:pt>
                <c:pt idx="480">
                  <c:v>-7.465556138969074E-3</c:v>
                </c:pt>
                <c:pt idx="481">
                  <c:v>-7.465556138969074E-3</c:v>
                </c:pt>
                <c:pt idx="482">
                  <c:v>-7.465556138969074E-3</c:v>
                </c:pt>
                <c:pt idx="483">
                  <c:v>-7.465556138969074E-3</c:v>
                </c:pt>
                <c:pt idx="484">
                  <c:v>-7.465556138969074E-3</c:v>
                </c:pt>
                <c:pt idx="485">
                  <c:v>-7.465556138969074E-3</c:v>
                </c:pt>
                <c:pt idx="486">
                  <c:v>-7.465556138969074E-3</c:v>
                </c:pt>
                <c:pt idx="487">
                  <c:v>-7.465556138969074E-3</c:v>
                </c:pt>
                <c:pt idx="488">
                  <c:v>-7.465556138969074E-3</c:v>
                </c:pt>
                <c:pt idx="489">
                  <c:v>-7.465556138969074E-3</c:v>
                </c:pt>
                <c:pt idx="490">
                  <c:v>-7.465556138969074E-3</c:v>
                </c:pt>
                <c:pt idx="491">
                  <c:v>-7.465556138969074E-3</c:v>
                </c:pt>
                <c:pt idx="492">
                  <c:v>-7.465556138969074E-3</c:v>
                </c:pt>
                <c:pt idx="493">
                  <c:v>-7.465556138969074E-3</c:v>
                </c:pt>
                <c:pt idx="494">
                  <c:v>-7.465556138969074E-3</c:v>
                </c:pt>
                <c:pt idx="495">
                  <c:v>-7.465556138969074E-3</c:v>
                </c:pt>
                <c:pt idx="496">
                  <c:v>-7.465556138969074E-3</c:v>
                </c:pt>
                <c:pt idx="497">
                  <c:v>-7.465556138969074E-3</c:v>
                </c:pt>
                <c:pt idx="498">
                  <c:v>-7.465556138969074E-3</c:v>
                </c:pt>
                <c:pt idx="499">
                  <c:v>-7.465556138969074E-3</c:v>
                </c:pt>
              </c:numCache>
            </c:numRef>
          </c:yVal>
          <c:smooth val="0"/>
          <c:extLst>
            <c:ext xmlns:c16="http://schemas.microsoft.com/office/drawing/2014/chart" uri="{C3380CC4-5D6E-409C-BE32-E72D297353CC}">
              <c16:uniqueId val="{00000000-0055-4330-AF3C-A4C44FCE0D41}"/>
            </c:ext>
          </c:extLst>
        </c:ser>
        <c:ser>
          <c:idx val="1"/>
          <c:order val="1"/>
          <c:tx>
            <c:strRef>
              <c:f>実験2計算_AVE!$AH$2</c:f>
              <c:strCache>
                <c:ptCount val="1"/>
                <c:pt idx="0">
                  <c:v>0.1</c:v>
                </c:pt>
              </c:strCache>
            </c:strRef>
          </c:tx>
          <c:spPr>
            <a:ln w="25400" cap="rnd">
              <a:noFill/>
              <a:round/>
            </a:ln>
            <a:effectLst/>
          </c:spPr>
          <c:marker>
            <c:symbol val="circle"/>
            <c:size val="5"/>
            <c:spPr>
              <a:solidFill>
                <a:schemeClr val="accent2"/>
              </a:solidFill>
              <a:ln w="9525">
                <a:solidFill>
                  <a:schemeClr val="accent2"/>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実験2計算_AVE!$AH$3:$AH$502</c:f>
              <c:numCache>
                <c:formatCode>General</c:formatCode>
                <c:ptCount val="500"/>
                <c:pt idx="0">
                  <c:v>0</c:v>
                </c:pt>
                <c:pt idx="1">
                  <c:v>1.3504096105275776E-3</c:v>
                </c:pt>
                <c:pt idx="2">
                  <c:v>1.591405049544364E-3</c:v>
                </c:pt>
                <c:pt idx="3">
                  <c:v>1.7676994555035966E-3</c:v>
                </c:pt>
                <c:pt idx="4">
                  <c:v>5.7986969020263788E-3</c:v>
                </c:pt>
                <c:pt idx="5">
                  <c:v>1.108506277761391E-2</c:v>
                </c:pt>
                <c:pt idx="6">
                  <c:v>1.723993893176259E-2</c:v>
                </c:pt>
                <c:pt idx="7">
                  <c:v>1.8276768471906474E-2</c:v>
                </c:pt>
                <c:pt idx="8">
                  <c:v>2.1345945126930457E-2</c:v>
                </c:pt>
                <c:pt idx="9">
                  <c:v>2.4089076953429257E-2</c:v>
                </c:pt>
                <c:pt idx="10">
                  <c:v>2.6060065417374101E-2</c:v>
                </c:pt>
                <c:pt idx="11">
                  <c:v>2.8006136512086329E-2</c:v>
                </c:pt>
                <c:pt idx="12">
                  <c:v>2.9210499744472422E-2</c:v>
                </c:pt>
                <c:pt idx="13">
                  <c:v>3.1433932766139087E-2</c:v>
                </c:pt>
                <c:pt idx="14">
                  <c:v>3.20904052411271E-2</c:v>
                </c:pt>
                <c:pt idx="15">
                  <c:v>3.3123691752398078E-2</c:v>
                </c:pt>
                <c:pt idx="16">
                  <c:v>3.6851696802398082E-2</c:v>
                </c:pt>
                <c:pt idx="17">
                  <c:v>3.7035272680047963E-2</c:v>
                </c:pt>
                <c:pt idx="18">
                  <c:v>3.727543892466427E-2</c:v>
                </c:pt>
                <c:pt idx="19">
                  <c:v>3.7625012886534775E-2</c:v>
                </c:pt>
                <c:pt idx="20">
                  <c:v>3.8051396891067152E-2</c:v>
                </c:pt>
                <c:pt idx="21">
                  <c:v>4.0533990953788977E-2</c:v>
                </c:pt>
                <c:pt idx="22">
                  <c:v>4.2302727055947245E-2</c:v>
                </c:pt>
                <c:pt idx="23">
                  <c:v>4.5984013059592328E-2</c:v>
                </c:pt>
                <c:pt idx="24">
                  <c:v>4.8927155856235013E-2</c:v>
                </c:pt>
                <c:pt idx="25">
                  <c:v>5.0084233127601921E-2</c:v>
                </c:pt>
                <c:pt idx="26">
                  <c:v>5.3297526934892085E-2</c:v>
                </c:pt>
                <c:pt idx="27">
                  <c:v>5.4238602182973626E-2</c:v>
                </c:pt>
                <c:pt idx="28">
                  <c:v>5.6421520498561153E-2</c:v>
                </c:pt>
                <c:pt idx="29">
                  <c:v>5.9143134789208636E-2</c:v>
                </c:pt>
                <c:pt idx="30">
                  <c:v>6.0801635311966425E-2</c:v>
                </c:pt>
                <c:pt idx="31">
                  <c:v>6.3034597427098313E-2</c:v>
                </c:pt>
                <c:pt idx="32">
                  <c:v>6.5151453592434044E-2</c:v>
                </c:pt>
                <c:pt idx="33">
                  <c:v>6.7261498393824934E-2</c:v>
                </c:pt>
                <c:pt idx="34">
                  <c:v>7.0398074560911267E-2</c:v>
                </c:pt>
                <c:pt idx="35">
                  <c:v>7.0941844204700247E-2</c:v>
                </c:pt>
                <c:pt idx="36">
                  <c:v>7.3410062572146287E-2</c:v>
                </c:pt>
                <c:pt idx="37">
                  <c:v>7.4045700061750611E-2</c:v>
                </c:pt>
                <c:pt idx="38">
                  <c:v>7.5719076737769786E-2</c:v>
                </c:pt>
                <c:pt idx="39">
                  <c:v>7.7710215848465228E-2</c:v>
                </c:pt>
                <c:pt idx="40">
                  <c:v>7.8586733226546759E-2</c:v>
                </c:pt>
                <c:pt idx="41">
                  <c:v>7.9825607888177455E-2</c:v>
                </c:pt>
                <c:pt idx="42">
                  <c:v>8.1270486151247004E-2</c:v>
                </c:pt>
                <c:pt idx="43">
                  <c:v>8.3101190905695441E-2</c:v>
                </c:pt>
                <c:pt idx="44">
                  <c:v>8.6538395034520377E-2</c:v>
                </c:pt>
                <c:pt idx="45">
                  <c:v>8.73943747253597E-2</c:v>
                </c:pt>
                <c:pt idx="46">
                  <c:v>9.0391316814568343E-2</c:v>
                </c:pt>
                <c:pt idx="47">
                  <c:v>9.1404223790347711E-2</c:v>
                </c:pt>
                <c:pt idx="48">
                  <c:v>9.3532239082194227E-2</c:v>
                </c:pt>
                <c:pt idx="49">
                  <c:v>9.6199333240419641E-2</c:v>
                </c:pt>
                <c:pt idx="50">
                  <c:v>9.8508155215575516E-2</c:v>
                </c:pt>
                <c:pt idx="51">
                  <c:v>0.10164617989482012</c:v>
                </c:pt>
                <c:pt idx="52">
                  <c:v>0.10491383780954433</c:v>
                </c:pt>
                <c:pt idx="53">
                  <c:v>0.10842378720434052</c:v>
                </c:pt>
                <c:pt idx="54">
                  <c:v>0.11534230821100716</c:v>
                </c:pt>
                <c:pt idx="55">
                  <c:v>0.11575083068134288</c:v>
                </c:pt>
                <c:pt idx="56">
                  <c:v>0.12288700363899276</c:v>
                </c:pt>
                <c:pt idx="57">
                  <c:v>0.12325390774754193</c:v>
                </c:pt>
                <c:pt idx="58">
                  <c:v>0.12562708099899275</c:v>
                </c:pt>
                <c:pt idx="59">
                  <c:v>0.13040098737529973</c:v>
                </c:pt>
                <c:pt idx="60">
                  <c:v>0.13133679385611507</c:v>
                </c:pt>
                <c:pt idx="61">
                  <c:v>0.13421508978340524</c:v>
                </c:pt>
                <c:pt idx="62">
                  <c:v>0.13724928322761384</c:v>
                </c:pt>
                <c:pt idx="63">
                  <c:v>0.14027061559273377</c:v>
                </c:pt>
                <c:pt idx="64">
                  <c:v>0.1449227886950239</c:v>
                </c:pt>
                <c:pt idx="65">
                  <c:v>0.14769757869049152</c:v>
                </c:pt>
                <c:pt idx="66">
                  <c:v>0.15188031934972412</c:v>
                </c:pt>
                <c:pt idx="67">
                  <c:v>0.15660941759420857</c:v>
                </c:pt>
                <c:pt idx="68">
                  <c:v>0.16137365125032369</c:v>
                </c:pt>
                <c:pt idx="69">
                  <c:v>0.16737037130543159</c:v>
                </c:pt>
                <c:pt idx="70">
                  <c:v>0.17101389680926851</c:v>
                </c:pt>
                <c:pt idx="71">
                  <c:v>0.17581439569308147</c:v>
                </c:pt>
                <c:pt idx="72">
                  <c:v>0.18051957946022776</c:v>
                </c:pt>
                <c:pt idx="73">
                  <c:v>0.18723563541476013</c:v>
                </c:pt>
                <c:pt idx="74">
                  <c:v>0.19261067828514378</c:v>
                </c:pt>
                <c:pt idx="75">
                  <c:v>0.19787257526193039</c:v>
                </c:pt>
                <c:pt idx="76">
                  <c:v>0.20423116153435242</c:v>
                </c:pt>
                <c:pt idx="77">
                  <c:v>0.21059041214261381</c:v>
                </c:pt>
                <c:pt idx="78">
                  <c:v>0.21692859455022773</c:v>
                </c:pt>
                <c:pt idx="79">
                  <c:v>0.22557211983751793</c:v>
                </c:pt>
                <c:pt idx="80">
                  <c:v>0.23078030657296153</c:v>
                </c:pt>
                <c:pt idx="81">
                  <c:v>0.238449321784832</c:v>
                </c:pt>
                <c:pt idx="82">
                  <c:v>0.24471883742425649</c:v>
                </c:pt>
                <c:pt idx="83">
                  <c:v>0.25163500080535961</c:v>
                </c:pt>
                <c:pt idx="84">
                  <c:v>0.26306362412005985</c:v>
                </c:pt>
                <c:pt idx="85">
                  <c:v>0.26695639388004788</c:v>
                </c:pt>
                <c:pt idx="86">
                  <c:v>0.284299584577338</c:v>
                </c:pt>
                <c:pt idx="87">
                  <c:v>0.28469732870971209</c:v>
                </c:pt>
                <c:pt idx="88">
                  <c:v>0.29034589965346508</c:v>
                </c:pt>
                <c:pt idx="89">
                  <c:v>0.30215918876646275</c:v>
                </c:pt>
                <c:pt idx="90">
                  <c:v>0.30801053918293753</c:v>
                </c:pt>
                <c:pt idx="91">
                  <c:v>0.3191274055169423</c:v>
                </c:pt>
                <c:pt idx="92">
                  <c:v>0.33376595062517977</c:v>
                </c:pt>
                <c:pt idx="93">
                  <c:v>0.33451294376246998</c:v>
                </c:pt>
                <c:pt idx="94">
                  <c:v>0.34745474249917258</c:v>
                </c:pt>
                <c:pt idx="95">
                  <c:v>0.35243081135245791</c:v>
                </c:pt>
                <c:pt idx="96">
                  <c:v>0.36844600646745795</c:v>
                </c:pt>
                <c:pt idx="97">
                  <c:v>0.37814377865092325</c:v>
                </c:pt>
                <c:pt idx="98">
                  <c:v>0.38154749274552757</c:v>
                </c:pt>
                <c:pt idx="99">
                  <c:v>0.39241957360979607</c:v>
                </c:pt>
                <c:pt idx="100">
                  <c:v>0.40276450273845316</c:v>
                </c:pt>
                <c:pt idx="101">
                  <c:v>0.41387026105823732</c:v>
                </c:pt>
                <c:pt idx="102">
                  <c:v>0.42982191492550359</c:v>
                </c:pt>
                <c:pt idx="103">
                  <c:v>0.43868418626171446</c:v>
                </c:pt>
                <c:pt idx="104">
                  <c:v>0.454832886063609</c:v>
                </c:pt>
                <c:pt idx="105">
                  <c:v>0.46780644058555138</c:v>
                </c:pt>
                <c:pt idx="106">
                  <c:v>0.48569246440617492</c:v>
                </c:pt>
                <c:pt idx="107">
                  <c:v>0.51015673463027578</c:v>
                </c:pt>
                <c:pt idx="108">
                  <c:v>0.5207234881002758</c:v>
                </c:pt>
                <c:pt idx="109">
                  <c:v>0.53925377608601921</c:v>
                </c:pt>
                <c:pt idx="110">
                  <c:v>0.55714213199009588</c:v>
                </c:pt>
                <c:pt idx="111">
                  <c:v>0.57534277927724242</c:v>
                </c:pt>
                <c:pt idx="112">
                  <c:v>0.59962524792750616</c:v>
                </c:pt>
                <c:pt idx="113">
                  <c:v>0.60988145200328536</c:v>
                </c:pt>
                <c:pt idx="114">
                  <c:v>0.63434896137864516</c:v>
                </c:pt>
                <c:pt idx="115">
                  <c:v>0.64202740169569539</c:v>
                </c:pt>
                <c:pt idx="116">
                  <c:v>0.65791671590258982</c:v>
                </c:pt>
                <c:pt idx="117">
                  <c:v>0.66504812466844121</c:v>
                </c:pt>
                <c:pt idx="118">
                  <c:v>0.66852552970352519</c:v>
                </c:pt>
                <c:pt idx="119">
                  <c:v>0.67357625378755392</c:v>
                </c:pt>
                <c:pt idx="120">
                  <c:v>0.67746796893470018</c:v>
                </c:pt>
                <c:pt idx="121">
                  <c:v>0.68118250287509596</c:v>
                </c:pt>
                <c:pt idx="122">
                  <c:v>0.6855524525817146</c:v>
                </c:pt>
                <c:pt idx="123">
                  <c:v>0.68736049142797362</c:v>
                </c:pt>
                <c:pt idx="124">
                  <c:v>0.69173041156833337</c:v>
                </c:pt>
                <c:pt idx="125">
                  <c:v>0.69586025885046765</c:v>
                </c:pt>
                <c:pt idx="126">
                  <c:v>0.70252756558254204</c:v>
                </c:pt>
                <c:pt idx="127">
                  <c:v>0.71032117123189453</c:v>
                </c:pt>
                <c:pt idx="128">
                  <c:v>0.71444934442613917</c:v>
                </c:pt>
                <c:pt idx="129">
                  <c:v>0.72085191588735009</c:v>
                </c:pt>
                <c:pt idx="130">
                  <c:v>0.72691010760738617</c:v>
                </c:pt>
                <c:pt idx="131">
                  <c:v>0.73353720682580326</c:v>
                </c:pt>
                <c:pt idx="132">
                  <c:v>0.74195373623462824</c:v>
                </c:pt>
                <c:pt idx="133">
                  <c:v>0.74929848723942438</c:v>
                </c:pt>
                <c:pt idx="134">
                  <c:v>0.76075300504724208</c:v>
                </c:pt>
                <c:pt idx="135">
                  <c:v>0.7713611602738607</c:v>
                </c:pt>
                <c:pt idx="136">
                  <c:v>0.78264520930810555</c:v>
                </c:pt>
                <c:pt idx="137">
                  <c:v>0.79278612495141487</c:v>
                </c:pt>
                <c:pt idx="138">
                  <c:v>0.79875899824206231</c:v>
                </c:pt>
                <c:pt idx="139">
                  <c:v>0.80647010673980812</c:v>
                </c:pt>
                <c:pt idx="140">
                  <c:v>0.81340518854340516</c:v>
                </c:pt>
                <c:pt idx="141">
                  <c:v>0.82051773199507194</c:v>
                </c:pt>
                <c:pt idx="142">
                  <c:v>0.83049879458284159</c:v>
                </c:pt>
                <c:pt idx="143">
                  <c:v>0.8382105029393645</c:v>
                </c:pt>
                <c:pt idx="144">
                  <c:v>0.84941846584895686</c:v>
                </c:pt>
                <c:pt idx="145">
                  <c:v>0.85966484991744596</c:v>
                </c:pt>
                <c:pt idx="146">
                  <c:v>0.87475454718468826</c:v>
                </c:pt>
                <c:pt idx="147">
                  <c:v>0.88438096846158265</c:v>
                </c:pt>
                <c:pt idx="148">
                  <c:v>0.89254622093649882</c:v>
                </c:pt>
                <c:pt idx="149">
                  <c:v>0.90080455181764973</c:v>
                </c:pt>
                <c:pt idx="150">
                  <c:v>0.90776905117357298</c:v>
                </c:pt>
                <c:pt idx="151">
                  <c:v>0.91329561118183433</c:v>
                </c:pt>
                <c:pt idx="152">
                  <c:v>0.91757621652677435</c:v>
                </c:pt>
                <c:pt idx="153">
                  <c:v>0.91951999454760169</c:v>
                </c:pt>
                <c:pt idx="154">
                  <c:v>0.92019730539011968</c:v>
                </c:pt>
                <c:pt idx="155">
                  <c:v>0.92005588849688225</c:v>
                </c:pt>
                <c:pt idx="156">
                  <c:v>0.92018685884836904</c:v>
                </c:pt>
                <c:pt idx="157">
                  <c:v>0.92114107991215799</c:v>
                </c:pt>
                <c:pt idx="158">
                  <c:v>0.92255645879549131</c:v>
                </c:pt>
                <c:pt idx="159">
                  <c:v>0.92383779563050328</c:v>
                </c:pt>
                <c:pt idx="160">
                  <c:v>0.92405654912803326</c:v>
                </c:pt>
                <c:pt idx="161">
                  <c:v>0.92305904581100684</c:v>
                </c:pt>
                <c:pt idx="162">
                  <c:v>0.92047153340175025</c:v>
                </c:pt>
                <c:pt idx="163">
                  <c:v>0.91781512639609075</c:v>
                </c:pt>
                <c:pt idx="164">
                  <c:v>0.91308962987330899</c:v>
                </c:pt>
                <c:pt idx="165">
                  <c:v>0.90749813246284139</c:v>
                </c:pt>
                <c:pt idx="166">
                  <c:v>0.89871762889958007</c:v>
                </c:pt>
                <c:pt idx="167">
                  <c:v>0.89465634603392064</c:v>
                </c:pt>
                <c:pt idx="168">
                  <c:v>0.88851045721440014</c:v>
                </c:pt>
                <c:pt idx="169">
                  <c:v>0.88142949628490375</c:v>
                </c:pt>
                <c:pt idx="170">
                  <c:v>0.87420853884473582</c:v>
                </c:pt>
                <c:pt idx="171">
                  <c:v>0.86680694565746963</c:v>
                </c:pt>
                <c:pt idx="172">
                  <c:v>0.85660840409782935</c:v>
                </c:pt>
                <c:pt idx="173">
                  <c:v>0.85178272938372857</c:v>
                </c:pt>
                <c:pt idx="174">
                  <c:v>0.84386038162293731</c:v>
                </c:pt>
                <c:pt idx="175">
                  <c:v>0.83956711377905235</c:v>
                </c:pt>
                <c:pt idx="176">
                  <c:v>0.8344807220577094</c:v>
                </c:pt>
                <c:pt idx="177">
                  <c:v>0.82948957527077893</c:v>
                </c:pt>
                <c:pt idx="178">
                  <c:v>0.8246205178412106</c:v>
                </c:pt>
                <c:pt idx="179">
                  <c:v>0.8188724302003233</c:v>
                </c:pt>
                <c:pt idx="180">
                  <c:v>0.8095917757250235</c:v>
                </c:pt>
                <c:pt idx="181">
                  <c:v>0.80396208460953189</c:v>
                </c:pt>
                <c:pt idx="182">
                  <c:v>0.78762463233187019</c:v>
                </c:pt>
                <c:pt idx="183">
                  <c:v>0.77841639092521553</c:v>
                </c:pt>
                <c:pt idx="184">
                  <c:v>0.76030413632038318</c:v>
                </c:pt>
                <c:pt idx="185">
                  <c:v>0.74094093386071891</c:v>
                </c:pt>
                <c:pt idx="186">
                  <c:v>0.72997365216633048</c:v>
                </c:pt>
                <c:pt idx="187">
                  <c:v>0.71177861767592276</c:v>
                </c:pt>
                <c:pt idx="188">
                  <c:v>0.69547010801227771</c:v>
                </c:pt>
                <c:pt idx="189">
                  <c:v>0.67570436980007154</c:v>
                </c:pt>
                <c:pt idx="190">
                  <c:v>0.6492315590509109</c:v>
                </c:pt>
                <c:pt idx="191">
                  <c:v>0.63550339929713395</c:v>
                </c:pt>
                <c:pt idx="192">
                  <c:v>0.61218748257922007</c:v>
                </c:pt>
                <c:pt idx="193">
                  <c:v>0.59096848378248168</c:v>
                </c:pt>
                <c:pt idx="194">
                  <c:v>0.56836589017600692</c:v>
                </c:pt>
                <c:pt idx="195">
                  <c:v>0.52599772951653412</c:v>
                </c:pt>
                <c:pt idx="196">
                  <c:v>0.52494081031889661</c:v>
                </c:pt>
                <c:pt idx="197">
                  <c:v>0.50541634987803308</c:v>
                </c:pt>
                <c:pt idx="198">
                  <c:v>0.48498903149320116</c:v>
                </c:pt>
                <c:pt idx="199">
                  <c:v>0.46304251823929199</c:v>
                </c:pt>
                <c:pt idx="200">
                  <c:v>0.43534267517852465</c:v>
                </c:pt>
                <c:pt idx="201">
                  <c:v>0.42301121222158228</c:v>
                </c:pt>
                <c:pt idx="202">
                  <c:v>0.39623801760081451</c:v>
                </c:pt>
                <c:pt idx="203">
                  <c:v>0.38643598888213376</c:v>
                </c:pt>
                <c:pt idx="204">
                  <c:v>0.36619030689348847</c:v>
                </c:pt>
                <c:pt idx="205">
                  <c:v>0.35260854112418422</c:v>
                </c:pt>
                <c:pt idx="206">
                  <c:v>0.33908114036778136</c:v>
                </c:pt>
                <c:pt idx="207">
                  <c:v>0.32522660232811712</c:v>
                </c:pt>
                <c:pt idx="208">
                  <c:v>0.31425265860245771</c:v>
                </c:pt>
                <c:pt idx="209">
                  <c:v>0.30414874709468792</c:v>
                </c:pt>
                <c:pt idx="210">
                  <c:v>0.29245912338293711</c:v>
                </c:pt>
                <c:pt idx="211">
                  <c:v>0.28720482318329693</c:v>
                </c:pt>
                <c:pt idx="212">
                  <c:v>0.27882553993192988</c:v>
                </c:pt>
                <c:pt idx="213">
                  <c:v>0.2712347730711866</c:v>
                </c:pt>
                <c:pt idx="214">
                  <c:v>0.26105342862805714</c:v>
                </c:pt>
                <c:pt idx="215">
                  <c:v>0.2528696704807189</c:v>
                </c:pt>
                <c:pt idx="216">
                  <c:v>0.25040430422377663</c:v>
                </c:pt>
                <c:pt idx="217">
                  <c:v>0.24420285122953206</c:v>
                </c:pt>
                <c:pt idx="218">
                  <c:v>0.23929726180228972</c:v>
                </c:pt>
                <c:pt idx="219">
                  <c:v>0.23368731374157023</c:v>
                </c:pt>
                <c:pt idx="220">
                  <c:v>0.22427869368593492</c:v>
                </c:pt>
                <c:pt idx="221">
                  <c:v>0.22076010903082696</c:v>
                </c:pt>
                <c:pt idx="222">
                  <c:v>0.2047271265342562</c:v>
                </c:pt>
                <c:pt idx="223">
                  <c:v>0.20422603371697803</c:v>
                </c:pt>
                <c:pt idx="224">
                  <c:v>0.201681651050647</c:v>
                </c:pt>
                <c:pt idx="225">
                  <c:v>0.19558340103546712</c:v>
                </c:pt>
                <c:pt idx="226">
                  <c:v>0.19408373795201403</c:v>
                </c:pt>
                <c:pt idx="227">
                  <c:v>0.18730347827176216</c:v>
                </c:pt>
                <c:pt idx="228">
                  <c:v>0.18374882001856083</c:v>
                </c:pt>
                <c:pt idx="229">
                  <c:v>0.17446996638405213</c:v>
                </c:pt>
                <c:pt idx="230">
                  <c:v>0.15584264450507138</c:v>
                </c:pt>
                <c:pt idx="231">
                  <c:v>0.15127848466161806</c:v>
                </c:pt>
                <c:pt idx="232">
                  <c:v>0.13149229278153446</c:v>
                </c:pt>
                <c:pt idx="233">
                  <c:v>0.1289295915887283</c:v>
                </c:pt>
                <c:pt idx="234">
                  <c:v>0.1176836991292079</c:v>
                </c:pt>
                <c:pt idx="235">
                  <c:v>0.108081141665515</c:v>
                </c:pt>
                <c:pt idx="236">
                  <c:v>9.9723317082493601E-2</c:v>
                </c:pt>
                <c:pt idx="237">
                  <c:v>9.0200119000575008E-2</c:v>
                </c:pt>
                <c:pt idx="238">
                  <c:v>8.1685956711270311E-2</c:v>
                </c:pt>
                <c:pt idx="239">
                  <c:v>7.3726244468104843E-2</c:v>
                </c:pt>
                <c:pt idx="240">
                  <c:v>6.4107146778824467E-2</c:v>
                </c:pt>
                <c:pt idx="241">
                  <c:v>6.1180462197205604E-2</c:v>
                </c:pt>
                <c:pt idx="242">
                  <c:v>5.260978602532311E-2</c:v>
                </c:pt>
                <c:pt idx="243">
                  <c:v>5.0336444946989835E-2</c:v>
                </c:pt>
                <c:pt idx="244">
                  <c:v>4.4303945380371156E-2</c:v>
                </c:pt>
                <c:pt idx="245">
                  <c:v>3.6541906812085884E-2</c:v>
                </c:pt>
                <c:pt idx="246">
                  <c:v>3.1645448347241673E-2</c:v>
                </c:pt>
                <c:pt idx="247">
                  <c:v>2.3082587899999285E-2</c:v>
                </c:pt>
                <c:pt idx="248">
                  <c:v>1.8453454598884447E-2</c:v>
                </c:pt>
                <c:pt idx="249">
                  <c:v>1.1929147334579721E-2</c:v>
                </c:pt>
                <c:pt idx="250">
                  <c:v>-6.31698200336284E-4</c:v>
                </c:pt>
                <c:pt idx="251">
                  <c:v>-2.5256840595210897E-3</c:v>
                </c:pt>
                <c:pt idx="252">
                  <c:v>-2.0061980491235528E-2</c:v>
                </c:pt>
                <c:pt idx="253">
                  <c:v>-2.2043147484137264E-2</c:v>
                </c:pt>
                <c:pt idx="254">
                  <c:v>-2.7552238858477861E-2</c:v>
                </c:pt>
                <c:pt idx="255">
                  <c:v>-3.7119331655384356E-2</c:v>
                </c:pt>
                <c:pt idx="256">
                  <c:v>-4.2626377139628774E-2</c:v>
                </c:pt>
                <c:pt idx="257">
                  <c:v>-4.9234444583993356E-2</c:v>
                </c:pt>
                <c:pt idx="258">
                  <c:v>-5.5028676833489838E-2</c:v>
                </c:pt>
                <c:pt idx="259">
                  <c:v>-5.5825835869341124E-2</c:v>
                </c:pt>
                <c:pt idx="260">
                  <c:v>-5.8485800977494617E-2</c:v>
                </c:pt>
                <c:pt idx="261">
                  <c:v>-5.8557191176655261E-2</c:v>
                </c:pt>
                <c:pt idx="262">
                  <c:v>-5.90472288188615E-2</c:v>
                </c:pt>
                <c:pt idx="263">
                  <c:v>-5.8108507586247582E-2</c:v>
                </c:pt>
                <c:pt idx="264">
                  <c:v>-5.8087014530096501E-2</c:v>
                </c:pt>
                <c:pt idx="265">
                  <c:v>-5.8083614698825517E-2</c:v>
                </c:pt>
                <c:pt idx="266">
                  <c:v>-5.7996979096847104E-2</c:v>
                </c:pt>
                <c:pt idx="267">
                  <c:v>-5.759207967389747E-2</c:v>
                </c:pt>
                <c:pt idx="268">
                  <c:v>-5.661434809787827E-2</c:v>
                </c:pt>
                <c:pt idx="269">
                  <c:v>-5.6493037963225988E-2</c:v>
                </c:pt>
                <c:pt idx="270">
                  <c:v>-5.7575202824401032E-2</c:v>
                </c:pt>
                <c:pt idx="271">
                  <c:v>-5.8840703301187597E-2</c:v>
                </c:pt>
                <c:pt idx="272">
                  <c:v>-6.2250137540708017E-2</c:v>
                </c:pt>
                <c:pt idx="273">
                  <c:v>-7.220382440735075E-2</c:v>
                </c:pt>
                <c:pt idx="274">
                  <c:v>-7.2730361491487344E-2</c:v>
                </c:pt>
                <c:pt idx="275">
                  <c:v>-7.2968781274101252E-2</c:v>
                </c:pt>
                <c:pt idx="276">
                  <c:v>-7.717608291618766E-2</c:v>
                </c:pt>
                <c:pt idx="277">
                  <c:v>-8.1454524516427471E-2</c:v>
                </c:pt>
                <c:pt idx="278">
                  <c:v>-8.6244848637554508E-2</c:v>
                </c:pt>
                <c:pt idx="279">
                  <c:v>-8.8237888277650472E-2</c:v>
                </c:pt>
                <c:pt idx="280">
                  <c:v>-9.1905913886511315E-2</c:v>
                </c:pt>
                <c:pt idx="281">
                  <c:v>-9.4621512052458667E-2</c:v>
                </c:pt>
                <c:pt idx="282">
                  <c:v>-9.9805147707134931E-2</c:v>
                </c:pt>
                <c:pt idx="283">
                  <c:v>-0.10194836716538425</c:v>
                </c:pt>
                <c:pt idx="284">
                  <c:v>-0.10326744153068405</c:v>
                </c:pt>
                <c:pt idx="285">
                  <c:v>-0.10381469419610372</c:v>
                </c:pt>
                <c:pt idx="286">
                  <c:v>-0.10358456447255456</c:v>
                </c:pt>
                <c:pt idx="287">
                  <c:v>-0.10327586479658334</c:v>
                </c:pt>
                <c:pt idx="288">
                  <c:v>-0.10322528124197902</c:v>
                </c:pt>
                <c:pt idx="289">
                  <c:v>-0.10340538783688309</c:v>
                </c:pt>
                <c:pt idx="290">
                  <c:v>-0.10420278716388549</c:v>
                </c:pt>
                <c:pt idx="291">
                  <c:v>-0.10493210117539631</c:v>
                </c:pt>
                <c:pt idx="292">
                  <c:v>-0.10565394160593587</c:v>
                </c:pt>
                <c:pt idx="293">
                  <c:v>-0.10584339370550422</c:v>
                </c:pt>
                <c:pt idx="294">
                  <c:v>-0.10515963064363371</c:v>
                </c:pt>
                <c:pt idx="295">
                  <c:v>-0.10309902786452099</c:v>
                </c:pt>
                <c:pt idx="296">
                  <c:v>-0.10059962339271046</c:v>
                </c:pt>
                <c:pt idx="297">
                  <c:v>-9.8534076132398701E-2</c:v>
                </c:pt>
                <c:pt idx="298">
                  <c:v>-9.7535816896331562E-2</c:v>
                </c:pt>
                <c:pt idx="299">
                  <c:v>-9.7523560204125323E-2</c:v>
                </c:pt>
                <c:pt idx="300">
                  <c:v>-9.7542631940791991E-2</c:v>
                </c:pt>
                <c:pt idx="301">
                  <c:v>-9.70591757348927E-2</c:v>
                </c:pt>
                <c:pt idx="302">
                  <c:v>-9.5557935674568925E-2</c:v>
                </c:pt>
                <c:pt idx="303">
                  <c:v>-9.1983043459784794E-2</c:v>
                </c:pt>
                <c:pt idx="304">
                  <c:v>-9.1749137058777616E-2</c:v>
                </c:pt>
                <c:pt idx="305">
                  <c:v>-8.9443164037194794E-2</c:v>
                </c:pt>
                <c:pt idx="306">
                  <c:v>-8.7660713953405814E-2</c:v>
                </c:pt>
                <c:pt idx="307">
                  <c:v>-8.6740697490959806E-2</c:v>
                </c:pt>
                <c:pt idx="308">
                  <c:v>-8.6705322550983788E-2</c:v>
                </c:pt>
                <c:pt idx="309">
                  <c:v>-8.7438357667950231E-2</c:v>
                </c:pt>
                <c:pt idx="310">
                  <c:v>-8.8514152800875878E-2</c:v>
                </c:pt>
                <c:pt idx="311">
                  <c:v>-9.003215647661926E-2</c:v>
                </c:pt>
                <c:pt idx="312">
                  <c:v>-9.2172762768585659E-2</c:v>
                </c:pt>
                <c:pt idx="313">
                  <c:v>-9.6416980286559303E-2</c:v>
                </c:pt>
                <c:pt idx="314">
                  <c:v>-9.6783134566775203E-2</c:v>
                </c:pt>
                <c:pt idx="315">
                  <c:v>-9.9060783919844658E-2</c:v>
                </c:pt>
                <c:pt idx="316">
                  <c:v>-0.10114073482037224</c:v>
                </c:pt>
                <c:pt idx="317">
                  <c:v>-0.10346227123241068</c:v>
                </c:pt>
                <c:pt idx="318">
                  <c:v>-0.10606241730097184</c:v>
                </c:pt>
                <c:pt idx="319">
                  <c:v>-0.10803008615233869</c:v>
                </c:pt>
                <c:pt idx="320">
                  <c:v>-0.10871080079157133</c:v>
                </c:pt>
                <c:pt idx="321">
                  <c:v>-0.10826875446926919</c:v>
                </c:pt>
                <c:pt idx="322">
                  <c:v>-0.10662517057274638</c:v>
                </c:pt>
                <c:pt idx="323">
                  <c:v>-0.10355051738635557</c:v>
                </c:pt>
                <c:pt idx="324">
                  <c:v>-0.10152843658285431</c:v>
                </c:pt>
                <c:pt idx="325">
                  <c:v>-9.8410362502302742E-2</c:v>
                </c:pt>
                <c:pt idx="326">
                  <c:v>-9.7088048911223593E-2</c:v>
                </c:pt>
                <c:pt idx="327">
                  <c:v>-9.4844297573309963E-2</c:v>
                </c:pt>
                <c:pt idx="328">
                  <c:v>-9.1719684947650468E-2</c:v>
                </c:pt>
                <c:pt idx="329">
                  <c:v>-9.0680047717686466E-2</c:v>
                </c:pt>
                <c:pt idx="330">
                  <c:v>-8.9291673605791988E-2</c:v>
                </c:pt>
                <c:pt idx="331">
                  <c:v>-8.7891234583261979E-2</c:v>
                </c:pt>
                <c:pt idx="332">
                  <c:v>-8.5651733360468191E-2</c:v>
                </c:pt>
                <c:pt idx="333">
                  <c:v>-8.2745544065648061E-2</c:v>
                </c:pt>
                <c:pt idx="334">
                  <c:v>-8.0315630000456259E-2</c:v>
                </c:pt>
                <c:pt idx="335">
                  <c:v>-7.7511979668297926E-2</c:v>
                </c:pt>
                <c:pt idx="336">
                  <c:v>-7.4853127771031744E-2</c:v>
                </c:pt>
                <c:pt idx="337">
                  <c:v>-7.4294147992710433E-2</c:v>
                </c:pt>
                <c:pt idx="338">
                  <c:v>-7.31875343291013E-2</c:v>
                </c:pt>
                <c:pt idx="339">
                  <c:v>-7.2092720412014991E-2</c:v>
                </c:pt>
                <c:pt idx="340">
                  <c:v>-7.0008849142014967E-2</c:v>
                </c:pt>
                <c:pt idx="341">
                  <c:v>-6.7295659455612111E-2</c:v>
                </c:pt>
                <c:pt idx="342">
                  <c:v>-6.7028614963058175E-2</c:v>
                </c:pt>
                <c:pt idx="343">
                  <c:v>-6.5297845574305166E-2</c:v>
                </c:pt>
                <c:pt idx="344">
                  <c:v>-6.5250666845348332E-2</c:v>
                </c:pt>
                <c:pt idx="345">
                  <c:v>-6.4967510828321945E-2</c:v>
                </c:pt>
                <c:pt idx="346">
                  <c:v>-6.455433449408933E-2</c:v>
                </c:pt>
                <c:pt idx="347">
                  <c:v>-6.4566842569029378E-2</c:v>
                </c:pt>
                <c:pt idx="348">
                  <c:v>-6.5096119618909473E-2</c:v>
                </c:pt>
                <c:pt idx="349">
                  <c:v>-6.5538552451343532E-2</c:v>
                </c:pt>
                <c:pt idx="350">
                  <c:v>-6.6065570777458657E-2</c:v>
                </c:pt>
                <c:pt idx="351">
                  <c:v>-6.7087382857722436E-2</c:v>
                </c:pt>
                <c:pt idx="352">
                  <c:v>-6.729630127199103E-2</c:v>
                </c:pt>
                <c:pt idx="353">
                  <c:v>-6.934333406491669E-2</c:v>
                </c:pt>
                <c:pt idx="354">
                  <c:v>-6.9351672310911897E-2</c:v>
                </c:pt>
                <c:pt idx="355">
                  <c:v>-6.9304873982614534E-2</c:v>
                </c:pt>
                <c:pt idx="356">
                  <c:v>-6.8650642693501809E-2</c:v>
                </c:pt>
                <c:pt idx="357">
                  <c:v>-6.8384114961475423E-2</c:v>
                </c:pt>
                <c:pt idx="358">
                  <c:v>-6.8449275086391495E-2</c:v>
                </c:pt>
                <c:pt idx="359">
                  <c:v>-6.9031529191715235E-2</c:v>
                </c:pt>
                <c:pt idx="360">
                  <c:v>-7.0605340474293177E-2</c:v>
                </c:pt>
                <c:pt idx="361">
                  <c:v>-7.1780760246739225E-2</c:v>
                </c:pt>
                <c:pt idx="362">
                  <c:v>-7.1892473715684066E-2</c:v>
                </c:pt>
                <c:pt idx="363">
                  <c:v>-7.183412146239869E-2</c:v>
                </c:pt>
                <c:pt idx="364">
                  <c:v>-7.1765872869868741E-2</c:v>
                </c:pt>
                <c:pt idx="365">
                  <c:v>-7.0898570025863916E-2</c:v>
                </c:pt>
                <c:pt idx="366">
                  <c:v>-6.8462513955336354E-2</c:v>
                </c:pt>
                <c:pt idx="367">
                  <c:v>-6.7456704153273997E-2</c:v>
                </c:pt>
                <c:pt idx="368">
                  <c:v>-6.6050474636715248E-2</c:v>
                </c:pt>
                <c:pt idx="369">
                  <c:v>-6.4753464175324321E-2</c:v>
                </c:pt>
                <c:pt idx="370">
                  <c:v>-6.3338236179556945E-2</c:v>
                </c:pt>
                <c:pt idx="371">
                  <c:v>-6.1283080708046167E-2</c:v>
                </c:pt>
                <c:pt idx="372">
                  <c:v>-6.0830605237302757E-2</c:v>
                </c:pt>
                <c:pt idx="373">
                  <c:v>-6.0059328540947844E-2</c:v>
                </c:pt>
                <c:pt idx="374">
                  <c:v>-6.0081819807434655E-2</c:v>
                </c:pt>
                <c:pt idx="375">
                  <c:v>-6.042859604193105E-2</c:v>
                </c:pt>
                <c:pt idx="376">
                  <c:v>-5.9974218132110901E-2</c:v>
                </c:pt>
                <c:pt idx="377">
                  <c:v>-5.912318770908935E-2</c:v>
                </c:pt>
                <c:pt idx="378">
                  <c:v>-5.6496552094461056E-2</c:v>
                </c:pt>
                <c:pt idx="379">
                  <c:v>-5.5025258004113294E-2</c:v>
                </c:pt>
                <c:pt idx="380">
                  <c:v>-5.300217837022847E-2</c:v>
                </c:pt>
                <c:pt idx="381">
                  <c:v>-4.9743611938573719E-2</c:v>
                </c:pt>
                <c:pt idx="382">
                  <c:v>-4.9076522719700831E-2</c:v>
                </c:pt>
                <c:pt idx="383">
                  <c:v>-4.6584169260024587E-2</c:v>
                </c:pt>
                <c:pt idx="384">
                  <c:v>-4.6515361767266797E-2</c:v>
                </c:pt>
                <c:pt idx="385">
                  <c:v>-4.6339623938921472E-2</c:v>
                </c:pt>
                <c:pt idx="386">
                  <c:v>-4.6132611029089339E-2</c:v>
                </c:pt>
                <c:pt idx="387">
                  <c:v>-4.5897788789544966E-2</c:v>
                </c:pt>
                <c:pt idx="388">
                  <c:v>-4.5725583662674464E-2</c:v>
                </c:pt>
                <c:pt idx="389">
                  <c:v>-4.5500367287902285E-2</c:v>
                </c:pt>
                <c:pt idx="390">
                  <c:v>-4.5006404874520976E-2</c:v>
                </c:pt>
                <c:pt idx="391">
                  <c:v>-4.3845426750660076E-2</c:v>
                </c:pt>
                <c:pt idx="392">
                  <c:v>-4.3828813880971831E-2</c:v>
                </c:pt>
                <c:pt idx="393">
                  <c:v>-4.3986374201499409E-2</c:v>
                </c:pt>
                <c:pt idx="394">
                  <c:v>-4.4173014115156485E-2</c:v>
                </c:pt>
                <c:pt idx="395">
                  <c:v>-4.4217585051571355E-2</c:v>
                </c:pt>
                <c:pt idx="396">
                  <c:v>-4.3985466451667274E-2</c:v>
                </c:pt>
                <c:pt idx="397">
                  <c:v>-4.364428222455697E-2</c:v>
                </c:pt>
                <c:pt idx="398">
                  <c:v>-4.3277628716259613E-2</c:v>
                </c:pt>
                <c:pt idx="399">
                  <c:v>-4.3131974946247618E-2</c:v>
                </c:pt>
                <c:pt idx="400">
                  <c:v>-4.3029885619329154E-2</c:v>
                </c:pt>
                <c:pt idx="401">
                  <c:v>-4.1653040064808758E-2</c:v>
                </c:pt>
                <c:pt idx="402">
                  <c:v>-4.0861754514329218E-2</c:v>
                </c:pt>
                <c:pt idx="403">
                  <c:v>-3.3930760130923901E-2</c:v>
                </c:pt>
                <c:pt idx="404">
                  <c:v>-3.3716722440731949E-2</c:v>
                </c:pt>
                <c:pt idx="405">
                  <c:v>-3.1494489213753564E-2</c:v>
                </c:pt>
                <c:pt idx="406">
                  <c:v>-2.8131474910875871E-2</c:v>
                </c:pt>
                <c:pt idx="407">
                  <c:v>-2.6597245256679204E-2</c:v>
                </c:pt>
                <c:pt idx="408">
                  <c:v>-2.5650811186907048E-2</c:v>
                </c:pt>
                <c:pt idx="409">
                  <c:v>-2.4229753548249956E-2</c:v>
                </c:pt>
                <c:pt idx="410">
                  <c:v>-2.3977838854916698E-2</c:v>
                </c:pt>
                <c:pt idx="411">
                  <c:v>-1.9714874693094166E-2</c:v>
                </c:pt>
                <c:pt idx="412">
                  <c:v>-1.963629948520447E-2</c:v>
                </c:pt>
                <c:pt idx="413">
                  <c:v>-1.8701066932014957E-2</c:v>
                </c:pt>
                <c:pt idx="414">
                  <c:v>-1.6365595683070215E-2</c:v>
                </c:pt>
                <c:pt idx="415">
                  <c:v>-1.5363997325660038E-2</c:v>
                </c:pt>
                <c:pt idx="416">
                  <c:v>-1.0911052741247507E-2</c:v>
                </c:pt>
                <c:pt idx="417">
                  <c:v>-7.8917024289693119E-3</c:v>
                </c:pt>
                <c:pt idx="418">
                  <c:v>-7.8917024289693119E-3</c:v>
                </c:pt>
                <c:pt idx="419">
                  <c:v>-7.8917024289693119E-3</c:v>
                </c:pt>
                <c:pt idx="420">
                  <c:v>-7.8917024289693119E-3</c:v>
                </c:pt>
                <c:pt idx="421">
                  <c:v>-7.8917024289693119E-3</c:v>
                </c:pt>
                <c:pt idx="422">
                  <c:v>-7.8917024289693119E-3</c:v>
                </c:pt>
                <c:pt idx="423">
                  <c:v>-7.8917024289693119E-3</c:v>
                </c:pt>
                <c:pt idx="424">
                  <c:v>-7.8917024289693119E-3</c:v>
                </c:pt>
                <c:pt idx="425">
                  <c:v>-7.8917024289693119E-3</c:v>
                </c:pt>
                <c:pt idx="426">
                  <c:v>-7.8917024289693119E-3</c:v>
                </c:pt>
                <c:pt idx="427">
                  <c:v>-7.8917024289693119E-3</c:v>
                </c:pt>
                <c:pt idx="428">
                  <c:v>-7.8917024289693119E-3</c:v>
                </c:pt>
                <c:pt idx="429">
                  <c:v>-7.8917024289693119E-3</c:v>
                </c:pt>
                <c:pt idx="430">
                  <c:v>-7.8917024289693119E-3</c:v>
                </c:pt>
                <c:pt idx="431">
                  <c:v>-7.8917024289693119E-3</c:v>
                </c:pt>
                <c:pt idx="432">
                  <c:v>-7.8917024289693119E-3</c:v>
                </c:pt>
                <c:pt idx="433">
                  <c:v>-7.8917024289693119E-3</c:v>
                </c:pt>
                <c:pt idx="434">
                  <c:v>-7.8917024289693119E-3</c:v>
                </c:pt>
                <c:pt idx="435">
                  <c:v>-7.8917024289693119E-3</c:v>
                </c:pt>
                <c:pt idx="436">
                  <c:v>-7.8917024289693119E-3</c:v>
                </c:pt>
                <c:pt idx="437">
                  <c:v>-7.8917024289693119E-3</c:v>
                </c:pt>
                <c:pt idx="438">
                  <c:v>-7.8917024289693119E-3</c:v>
                </c:pt>
                <c:pt idx="439">
                  <c:v>-7.8917024289693119E-3</c:v>
                </c:pt>
                <c:pt idx="440">
                  <c:v>-7.8917024289693119E-3</c:v>
                </c:pt>
                <c:pt idx="441">
                  <c:v>-7.8917024289693119E-3</c:v>
                </c:pt>
                <c:pt idx="442">
                  <c:v>-7.8917024289693119E-3</c:v>
                </c:pt>
                <c:pt idx="443">
                  <c:v>-7.8917024289693119E-3</c:v>
                </c:pt>
                <c:pt idx="444">
                  <c:v>-7.8917024289693119E-3</c:v>
                </c:pt>
                <c:pt idx="445">
                  <c:v>-7.8917024289693119E-3</c:v>
                </c:pt>
                <c:pt idx="446">
                  <c:v>-7.8917024289693119E-3</c:v>
                </c:pt>
                <c:pt idx="447">
                  <c:v>-7.8917024289693119E-3</c:v>
                </c:pt>
                <c:pt idx="448">
                  <c:v>-7.8917024289693119E-3</c:v>
                </c:pt>
                <c:pt idx="449">
                  <c:v>-7.8917024289693119E-3</c:v>
                </c:pt>
                <c:pt idx="450">
                  <c:v>-7.8917024289693119E-3</c:v>
                </c:pt>
                <c:pt idx="451">
                  <c:v>-7.8917024289693119E-3</c:v>
                </c:pt>
                <c:pt idx="452">
                  <c:v>-7.8917024289693119E-3</c:v>
                </c:pt>
                <c:pt idx="453">
                  <c:v>-7.8917024289693119E-3</c:v>
                </c:pt>
                <c:pt idx="454">
                  <c:v>-7.8917024289693119E-3</c:v>
                </c:pt>
                <c:pt idx="455">
                  <c:v>-7.8917024289693119E-3</c:v>
                </c:pt>
                <c:pt idx="456">
                  <c:v>-7.8917024289693119E-3</c:v>
                </c:pt>
                <c:pt idx="457">
                  <c:v>-7.8917024289693119E-3</c:v>
                </c:pt>
                <c:pt idx="458">
                  <c:v>-7.8917024289693119E-3</c:v>
                </c:pt>
                <c:pt idx="459">
                  <c:v>-7.8917024289693119E-3</c:v>
                </c:pt>
                <c:pt idx="460">
                  <c:v>-7.8917024289693119E-3</c:v>
                </c:pt>
                <c:pt idx="461">
                  <c:v>-7.8917024289693119E-3</c:v>
                </c:pt>
                <c:pt idx="462">
                  <c:v>-7.8917024289693119E-3</c:v>
                </c:pt>
                <c:pt idx="463">
                  <c:v>-7.8917024289693119E-3</c:v>
                </c:pt>
                <c:pt idx="464">
                  <c:v>-7.8917024289693119E-3</c:v>
                </c:pt>
                <c:pt idx="465">
                  <c:v>-7.8917024289693119E-3</c:v>
                </c:pt>
                <c:pt idx="466">
                  <c:v>-7.8917024289693119E-3</c:v>
                </c:pt>
                <c:pt idx="467">
                  <c:v>-7.8917024289693119E-3</c:v>
                </c:pt>
                <c:pt idx="468">
                  <c:v>-7.8917024289693119E-3</c:v>
                </c:pt>
                <c:pt idx="469">
                  <c:v>-7.8917024289693119E-3</c:v>
                </c:pt>
                <c:pt idx="470">
                  <c:v>-7.8917024289693119E-3</c:v>
                </c:pt>
                <c:pt idx="471">
                  <c:v>-7.8917024289693119E-3</c:v>
                </c:pt>
                <c:pt idx="472">
                  <c:v>-7.8917024289693119E-3</c:v>
                </c:pt>
                <c:pt idx="473">
                  <c:v>-7.8917024289693119E-3</c:v>
                </c:pt>
                <c:pt idx="474">
                  <c:v>-7.8917024289693119E-3</c:v>
                </c:pt>
                <c:pt idx="475">
                  <c:v>-7.8917024289693119E-3</c:v>
                </c:pt>
                <c:pt idx="476">
                  <c:v>-7.8917024289693119E-3</c:v>
                </c:pt>
                <c:pt idx="477">
                  <c:v>-7.8917024289693119E-3</c:v>
                </c:pt>
                <c:pt idx="478">
                  <c:v>-7.8917024289693119E-3</c:v>
                </c:pt>
                <c:pt idx="479">
                  <c:v>-7.8917024289693119E-3</c:v>
                </c:pt>
                <c:pt idx="480">
                  <c:v>-7.8917024289693119E-3</c:v>
                </c:pt>
                <c:pt idx="481">
                  <c:v>-7.8917024289693119E-3</c:v>
                </c:pt>
                <c:pt idx="482">
                  <c:v>-7.8917024289693119E-3</c:v>
                </c:pt>
                <c:pt idx="483">
                  <c:v>-7.8917024289693119E-3</c:v>
                </c:pt>
                <c:pt idx="484">
                  <c:v>-7.8917024289693119E-3</c:v>
                </c:pt>
                <c:pt idx="485">
                  <c:v>-7.8917024289693119E-3</c:v>
                </c:pt>
                <c:pt idx="486">
                  <c:v>-7.8917024289693119E-3</c:v>
                </c:pt>
                <c:pt idx="487">
                  <c:v>-7.8917024289693119E-3</c:v>
                </c:pt>
                <c:pt idx="488">
                  <c:v>-7.8917024289693119E-3</c:v>
                </c:pt>
                <c:pt idx="489">
                  <c:v>-7.8917024289693119E-3</c:v>
                </c:pt>
                <c:pt idx="490">
                  <c:v>-7.8917024289693119E-3</c:v>
                </c:pt>
                <c:pt idx="491">
                  <c:v>-7.8917024289693119E-3</c:v>
                </c:pt>
                <c:pt idx="492">
                  <c:v>-7.8917024289693119E-3</c:v>
                </c:pt>
                <c:pt idx="493">
                  <c:v>-7.8917024289693119E-3</c:v>
                </c:pt>
                <c:pt idx="494">
                  <c:v>-7.8917024289693119E-3</c:v>
                </c:pt>
                <c:pt idx="495">
                  <c:v>-7.8917024289693119E-3</c:v>
                </c:pt>
                <c:pt idx="496">
                  <c:v>-7.8917024289693119E-3</c:v>
                </c:pt>
                <c:pt idx="497">
                  <c:v>-7.8917024289693119E-3</c:v>
                </c:pt>
                <c:pt idx="498">
                  <c:v>-7.8917024289693119E-3</c:v>
                </c:pt>
                <c:pt idx="499">
                  <c:v>-7.8917024289693119E-3</c:v>
                </c:pt>
              </c:numCache>
            </c:numRef>
          </c:yVal>
          <c:smooth val="0"/>
          <c:extLst>
            <c:ext xmlns:c16="http://schemas.microsoft.com/office/drawing/2014/chart" uri="{C3380CC4-5D6E-409C-BE32-E72D297353CC}">
              <c16:uniqueId val="{00000001-0055-4330-AF3C-A4C44FCE0D41}"/>
            </c:ext>
          </c:extLst>
        </c:ser>
        <c:ser>
          <c:idx val="2"/>
          <c:order val="2"/>
          <c:tx>
            <c:strRef>
              <c:f>実験2計算_AVE!$AI$2</c:f>
              <c:strCache>
                <c:ptCount val="1"/>
                <c:pt idx="0">
                  <c:v>0.2</c:v>
                </c:pt>
              </c:strCache>
            </c:strRef>
          </c:tx>
          <c:spPr>
            <a:ln w="25400" cap="rnd">
              <a:noFill/>
              <a:round/>
            </a:ln>
            <a:effectLst/>
          </c:spPr>
          <c:marker>
            <c:symbol val="circle"/>
            <c:size val="5"/>
            <c:spPr>
              <a:solidFill>
                <a:schemeClr val="accent3"/>
              </a:solidFill>
              <a:ln w="9525">
                <a:solidFill>
                  <a:schemeClr val="accent3"/>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実験2計算_AVE!$AI$3:$AI$502</c:f>
              <c:numCache>
                <c:formatCode>General</c:formatCode>
                <c:ptCount val="500"/>
                <c:pt idx="0">
                  <c:v>0</c:v>
                </c:pt>
                <c:pt idx="1">
                  <c:v>1.2848415805275775E-3</c:v>
                </c:pt>
                <c:pt idx="2">
                  <c:v>1.5173229295443638E-3</c:v>
                </c:pt>
                <c:pt idx="3">
                  <c:v>1.6907860905035963E-3</c:v>
                </c:pt>
                <c:pt idx="4">
                  <c:v>5.674531137026379E-3</c:v>
                </c:pt>
                <c:pt idx="5">
                  <c:v>1.0926867822613911E-2</c:v>
                </c:pt>
                <c:pt idx="6">
                  <c:v>1.7202039116762588E-2</c:v>
                </c:pt>
                <c:pt idx="7">
                  <c:v>1.8273860776906473E-2</c:v>
                </c:pt>
                <c:pt idx="8">
                  <c:v>2.1337343816930456E-2</c:v>
                </c:pt>
                <c:pt idx="9">
                  <c:v>2.4093396593429253E-2</c:v>
                </c:pt>
                <c:pt idx="10">
                  <c:v>2.6166729052374098E-2</c:v>
                </c:pt>
                <c:pt idx="11">
                  <c:v>2.8168880182086325E-2</c:v>
                </c:pt>
                <c:pt idx="12">
                  <c:v>2.9351340729472417E-2</c:v>
                </c:pt>
                <c:pt idx="13">
                  <c:v>3.1593656206139083E-2</c:v>
                </c:pt>
                <c:pt idx="14">
                  <c:v>3.227885579112709E-2</c:v>
                </c:pt>
                <c:pt idx="15">
                  <c:v>3.331611150239807E-2</c:v>
                </c:pt>
                <c:pt idx="16">
                  <c:v>3.6947101502398071E-2</c:v>
                </c:pt>
                <c:pt idx="17">
                  <c:v>3.7134941370047948E-2</c:v>
                </c:pt>
                <c:pt idx="18">
                  <c:v>3.7422065979664257E-2</c:v>
                </c:pt>
                <c:pt idx="19">
                  <c:v>3.7772402241534761E-2</c:v>
                </c:pt>
                <c:pt idx="20">
                  <c:v>3.8166208316067138E-2</c:v>
                </c:pt>
                <c:pt idx="21">
                  <c:v>4.0536554693788966E-2</c:v>
                </c:pt>
                <c:pt idx="22">
                  <c:v>4.2259720195947238E-2</c:v>
                </c:pt>
                <c:pt idx="23">
                  <c:v>4.5917373159592323E-2</c:v>
                </c:pt>
                <c:pt idx="24">
                  <c:v>4.8914234106235008E-2</c:v>
                </c:pt>
                <c:pt idx="25">
                  <c:v>5.008375945760192E-2</c:v>
                </c:pt>
                <c:pt idx="26">
                  <c:v>5.3292394584892086E-2</c:v>
                </c:pt>
                <c:pt idx="27">
                  <c:v>5.4235852182973623E-2</c:v>
                </c:pt>
                <c:pt idx="28">
                  <c:v>5.6411274298561145E-2</c:v>
                </c:pt>
                <c:pt idx="29">
                  <c:v>5.912528118920863E-2</c:v>
                </c:pt>
                <c:pt idx="30">
                  <c:v>6.0785702881966421E-2</c:v>
                </c:pt>
                <c:pt idx="31">
                  <c:v>6.302820912709832E-2</c:v>
                </c:pt>
                <c:pt idx="32">
                  <c:v>6.5141749127434048E-2</c:v>
                </c:pt>
                <c:pt idx="33">
                  <c:v>6.7256108118824931E-2</c:v>
                </c:pt>
                <c:pt idx="34">
                  <c:v>7.044861546091126E-2</c:v>
                </c:pt>
                <c:pt idx="35">
                  <c:v>7.1000571084700231E-2</c:v>
                </c:pt>
                <c:pt idx="36">
                  <c:v>7.3468549377146267E-2</c:v>
                </c:pt>
                <c:pt idx="37">
                  <c:v>7.4098799961750589E-2</c:v>
                </c:pt>
                <c:pt idx="38">
                  <c:v>7.576757293776977E-2</c:v>
                </c:pt>
                <c:pt idx="39">
                  <c:v>7.7790398728465215E-2</c:v>
                </c:pt>
                <c:pt idx="40">
                  <c:v>7.8685388186546759E-2</c:v>
                </c:pt>
                <c:pt idx="41">
                  <c:v>7.9926313448177452E-2</c:v>
                </c:pt>
                <c:pt idx="42">
                  <c:v>8.1348999411247E-2</c:v>
                </c:pt>
                <c:pt idx="43">
                  <c:v>8.3132936080695441E-2</c:v>
                </c:pt>
                <c:pt idx="44">
                  <c:v>8.6525126819520376E-2</c:v>
                </c:pt>
                <c:pt idx="45">
                  <c:v>8.7385171450359705E-2</c:v>
                </c:pt>
                <c:pt idx="46">
                  <c:v>9.0397687139568347E-2</c:v>
                </c:pt>
                <c:pt idx="47">
                  <c:v>9.1405074065347716E-2</c:v>
                </c:pt>
                <c:pt idx="48">
                  <c:v>9.3529075757194241E-2</c:v>
                </c:pt>
                <c:pt idx="49">
                  <c:v>9.6176428455419655E-2</c:v>
                </c:pt>
                <c:pt idx="50">
                  <c:v>9.844487135057553E-2</c:v>
                </c:pt>
                <c:pt idx="51">
                  <c:v>0.10154651186482014</c:v>
                </c:pt>
                <c:pt idx="52">
                  <c:v>0.10480460809954434</c:v>
                </c:pt>
                <c:pt idx="53">
                  <c:v>0.10829106128434053</c:v>
                </c:pt>
                <c:pt idx="54">
                  <c:v>0.11517111543100716</c:v>
                </c:pt>
                <c:pt idx="55">
                  <c:v>0.11558060289134289</c:v>
                </c:pt>
                <c:pt idx="56">
                  <c:v>0.12276436086899277</c:v>
                </c:pt>
                <c:pt idx="57">
                  <c:v>0.12313401097254194</c:v>
                </c:pt>
                <c:pt idx="58">
                  <c:v>0.12552002903899276</c:v>
                </c:pt>
                <c:pt idx="59">
                  <c:v>0.13030840177529973</c:v>
                </c:pt>
                <c:pt idx="60">
                  <c:v>0.13124359075611508</c:v>
                </c:pt>
                <c:pt idx="61">
                  <c:v>0.13412298932340525</c:v>
                </c:pt>
                <c:pt idx="62">
                  <c:v>0.13715597147261385</c:v>
                </c:pt>
                <c:pt idx="63">
                  <c:v>0.14015222675273378</c:v>
                </c:pt>
                <c:pt idx="64">
                  <c:v>0.14473910242002391</c:v>
                </c:pt>
                <c:pt idx="65">
                  <c:v>0.14749315749549155</c:v>
                </c:pt>
                <c:pt idx="66">
                  <c:v>0.15165460835472416</c:v>
                </c:pt>
                <c:pt idx="67">
                  <c:v>0.15633600919920862</c:v>
                </c:pt>
                <c:pt idx="68">
                  <c:v>0.16107148965532372</c:v>
                </c:pt>
                <c:pt idx="69">
                  <c:v>0.16708851020043164</c:v>
                </c:pt>
                <c:pt idx="70">
                  <c:v>0.17073218950426855</c:v>
                </c:pt>
                <c:pt idx="71">
                  <c:v>0.1755346715380815</c:v>
                </c:pt>
                <c:pt idx="72">
                  <c:v>0.18023565120522778</c:v>
                </c:pt>
                <c:pt idx="73">
                  <c:v>0.18686659577976014</c:v>
                </c:pt>
                <c:pt idx="74">
                  <c:v>0.1921951827501438</c:v>
                </c:pt>
                <c:pt idx="75">
                  <c:v>0.19744961728693042</c:v>
                </c:pt>
                <c:pt idx="76">
                  <c:v>0.20378223235935244</c:v>
                </c:pt>
                <c:pt idx="77">
                  <c:v>0.21013981960261385</c:v>
                </c:pt>
                <c:pt idx="78">
                  <c:v>0.21649735388522778</c:v>
                </c:pt>
                <c:pt idx="79">
                  <c:v>0.22508930957251796</c:v>
                </c:pt>
                <c:pt idx="80">
                  <c:v>0.23026087834796158</c:v>
                </c:pt>
                <c:pt idx="81">
                  <c:v>0.23792439410983204</c:v>
                </c:pt>
                <c:pt idx="82">
                  <c:v>0.24420696046925652</c:v>
                </c:pt>
                <c:pt idx="83">
                  <c:v>0.25110397661035966</c:v>
                </c:pt>
                <c:pt idx="84">
                  <c:v>0.26245811801505992</c:v>
                </c:pt>
                <c:pt idx="85">
                  <c:v>0.26633947877004793</c:v>
                </c:pt>
                <c:pt idx="86">
                  <c:v>0.28371342837733804</c:v>
                </c:pt>
                <c:pt idx="87">
                  <c:v>0.28411051460971215</c:v>
                </c:pt>
                <c:pt idx="88">
                  <c:v>0.28971986903846514</c:v>
                </c:pt>
                <c:pt idx="89">
                  <c:v>0.30148769291146277</c:v>
                </c:pt>
                <c:pt idx="90">
                  <c:v>0.30734558023793757</c:v>
                </c:pt>
                <c:pt idx="91">
                  <c:v>0.31845897761194236</c:v>
                </c:pt>
                <c:pt idx="92">
                  <c:v>0.33308003882517984</c:v>
                </c:pt>
                <c:pt idx="93">
                  <c:v>0.33382676421247004</c:v>
                </c:pt>
                <c:pt idx="94">
                  <c:v>0.34674588766417264</c:v>
                </c:pt>
                <c:pt idx="95">
                  <c:v>0.35171746097745799</c:v>
                </c:pt>
                <c:pt idx="96">
                  <c:v>0.36766845685745803</c:v>
                </c:pt>
                <c:pt idx="97">
                  <c:v>0.37731810690592332</c:v>
                </c:pt>
                <c:pt idx="98">
                  <c:v>0.38071627835052763</c:v>
                </c:pt>
                <c:pt idx="99">
                  <c:v>0.39156347741479614</c:v>
                </c:pt>
                <c:pt idx="100">
                  <c:v>0.40185790599345322</c:v>
                </c:pt>
                <c:pt idx="101">
                  <c:v>0.41290877736323739</c:v>
                </c:pt>
                <c:pt idx="102">
                  <c:v>0.42877406768050363</c:v>
                </c:pt>
                <c:pt idx="103">
                  <c:v>0.43758005211671452</c:v>
                </c:pt>
                <c:pt idx="104">
                  <c:v>0.45360947128860907</c:v>
                </c:pt>
                <c:pt idx="105">
                  <c:v>0.46644247806055145</c:v>
                </c:pt>
                <c:pt idx="106">
                  <c:v>0.48416472348117501</c:v>
                </c:pt>
                <c:pt idx="107">
                  <c:v>0.5085209680552758</c:v>
                </c:pt>
                <c:pt idx="108">
                  <c:v>0.51907117079527587</c:v>
                </c:pt>
                <c:pt idx="109">
                  <c:v>0.53761178314601921</c:v>
                </c:pt>
                <c:pt idx="110">
                  <c:v>0.55551463180009586</c:v>
                </c:pt>
                <c:pt idx="111">
                  <c:v>0.57374136085724237</c:v>
                </c:pt>
                <c:pt idx="112">
                  <c:v>0.59806877913750611</c:v>
                </c:pt>
                <c:pt idx="113">
                  <c:v>0.60836548081328534</c:v>
                </c:pt>
                <c:pt idx="114">
                  <c:v>0.63302958371364515</c:v>
                </c:pt>
                <c:pt idx="115">
                  <c:v>0.64081898566069539</c:v>
                </c:pt>
                <c:pt idx="116">
                  <c:v>0.6571314584425898</c:v>
                </c:pt>
                <c:pt idx="117">
                  <c:v>0.66449043328844115</c:v>
                </c:pt>
                <c:pt idx="118">
                  <c:v>0.6680660051135251</c:v>
                </c:pt>
                <c:pt idx="119">
                  <c:v>0.67326359191755381</c:v>
                </c:pt>
                <c:pt idx="120">
                  <c:v>0.67724275234470011</c:v>
                </c:pt>
                <c:pt idx="121">
                  <c:v>0.68098772517009587</c:v>
                </c:pt>
                <c:pt idx="122">
                  <c:v>0.6854080492567145</c:v>
                </c:pt>
                <c:pt idx="123">
                  <c:v>0.6872329021729735</c:v>
                </c:pt>
                <c:pt idx="124">
                  <c:v>0.69151871860333325</c:v>
                </c:pt>
                <c:pt idx="125">
                  <c:v>0.69553348483546751</c:v>
                </c:pt>
                <c:pt idx="126">
                  <c:v>0.70206537524254187</c:v>
                </c:pt>
                <c:pt idx="127">
                  <c:v>0.70980613343189436</c:v>
                </c:pt>
                <c:pt idx="128">
                  <c:v>0.71394358082613896</c:v>
                </c:pt>
                <c:pt idx="129">
                  <c:v>0.72037068201234988</c:v>
                </c:pt>
                <c:pt idx="130">
                  <c:v>0.72644760019738597</c:v>
                </c:pt>
                <c:pt idx="131">
                  <c:v>0.73302163685580313</c:v>
                </c:pt>
                <c:pt idx="132">
                  <c:v>0.74133293470462813</c:v>
                </c:pt>
                <c:pt idx="133">
                  <c:v>0.74857141770942426</c:v>
                </c:pt>
                <c:pt idx="134">
                  <c:v>0.75984888689724195</c:v>
                </c:pt>
                <c:pt idx="135">
                  <c:v>0.77039789562386063</c:v>
                </c:pt>
                <c:pt idx="136">
                  <c:v>0.78175311449810547</c:v>
                </c:pt>
                <c:pt idx="137">
                  <c:v>0.79201041472141476</c:v>
                </c:pt>
                <c:pt idx="138">
                  <c:v>0.7980581278120622</c:v>
                </c:pt>
                <c:pt idx="139">
                  <c:v>0.80585423418980806</c:v>
                </c:pt>
                <c:pt idx="140">
                  <c:v>0.81282795749340508</c:v>
                </c:pt>
                <c:pt idx="141">
                  <c:v>0.81990857473007184</c:v>
                </c:pt>
                <c:pt idx="142">
                  <c:v>0.82975648861784146</c:v>
                </c:pt>
                <c:pt idx="143">
                  <c:v>0.83735878133436437</c:v>
                </c:pt>
                <c:pt idx="144">
                  <c:v>0.84849370589395667</c:v>
                </c:pt>
                <c:pt idx="145">
                  <c:v>0.85869049324244584</c:v>
                </c:pt>
                <c:pt idx="146">
                  <c:v>0.87371454262968817</c:v>
                </c:pt>
                <c:pt idx="147">
                  <c:v>0.88338761460158255</c:v>
                </c:pt>
                <c:pt idx="148">
                  <c:v>0.89164202484649879</c:v>
                </c:pt>
                <c:pt idx="149">
                  <c:v>0.90004843389764977</c:v>
                </c:pt>
                <c:pt idx="150">
                  <c:v>0.90715934006357302</c:v>
                </c:pt>
                <c:pt idx="151">
                  <c:v>0.91283393955683445</c:v>
                </c:pt>
                <c:pt idx="152">
                  <c:v>0.91730310822177452</c:v>
                </c:pt>
                <c:pt idx="153">
                  <c:v>0.91940015889760185</c:v>
                </c:pt>
                <c:pt idx="154">
                  <c:v>0.92027153983011989</c:v>
                </c:pt>
                <c:pt idx="155">
                  <c:v>0.92018014949688243</c:v>
                </c:pt>
                <c:pt idx="156">
                  <c:v>0.92026921890836921</c:v>
                </c:pt>
                <c:pt idx="157">
                  <c:v>0.9211366745721582</c:v>
                </c:pt>
                <c:pt idx="158">
                  <c:v>0.92250569000549154</c:v>
                </c:pt>
                <c:pt idx="159">
                  <c:v>0.92381885664050356</c:v>
                </c:pt>
                <c:pt idx="160">
                  <c:v>0.92414403654803357</c:v>
                </c:pt>
                <c:pt idx="161">
                  <c:v>0.9232703646310072</c:v>
                </c:pt>
                <c:pt idx="162">
                  <c:v>0.9208199024417506</c:v>
                </c:pt>
                <c:pt idx="163">
                  <c:v>0.91825895535609114</c:v>
                </c:pt>
                <c:pt idx="164">
                  <c:v>0.91366937133330939</c:v>
                </c:pt>
                <c:pt idx="165">
                  <c:v>0.90820043722784172</c:v>
                </c:pt>
                <c:pt idx="166">
                  <c:v>0.89948830522458034</c:v>
                </c:pt>
                <c:pt idx="167">
                  <c:v>0.8954125306189209</c:v>
                </c:pt>
                <c:pt idx="168">
                  <c:v>0.88925390242940039</c:v>
                </c:pt>
                <c:pt idx="169">
                  <c:v>0.88224843019990395</c:v>
                </c:pt>
                <c:pt idx="170">
                  <c:v>0.87508142340973605</c:v>
                </c:pt>
                <c:pt idx="171">
                  <c:v>0.86768078155246986</c:v>
                </c:pt>
                <c:pt idx="172">
                  <c:v>0.85749229038282959</c:v>
                </c:pt>
                <c:pt idx="173">
                  <c:v>0.85265009142872883</c:v>
                </c:pt>
                <c:pt idx="174">
                  <c:v>0.84462952561793747</c:v>
                </c:pt>
                <c:pt idx="175">
                  <c:v>0.84026500207405252</c:v>
                </c:pt>
                <c:pt idx="176">
                  <c:v>0.83513248615270963</c:v>
                </c:pt>
                <c:pt idx="177">
                  <c:v>0.8301194051157792</c:v>
                </c:pt>
                <c:pt idx="178">
                  <c:v>0.82525713884621088</c:v>
                </c:pt>
                <c:pt idx="179">
                  <c:v>0.8195811217053236</c:v>
                </c:pt>
                <c:pt idx="180">
                  <c:v>0.81049668853002377</c:v>
                </c:pt>
                <c:pt idx="181">
                  <c:v>0.80500678328453212</c:v>
                </c:pt>
                <c:pt idx="182">
                  <c:v>0.78906039620187041</c:v>
                </c:pt>
                <c:pt idx="183">
                  <c:v>0.78001391307021573</c:v>
                </c:pt>
                <c:pt idx="184">
                  <c:v>0.76205898667038341</c:v>
                </c:pt>
                <c:pt idx="185">
                  <c:v>0.74271573757071918</c:v>
                </c:pt>
                <c:pt idx="186">
                  <c:v>0.73174211699633085</c:v>
                </c:pt>
                <c:pt idx="187">
                  <c:v>0.71362382175592309</c:v>
                </c:pt>
                <c:pt idx="188">
                  <c:v>0.69741778797227805</c:v>
                </c:pt>
                <c:pt idx="189">
                  <c:v>0.6777622051900718</c:v>
                </c:pt>
                <c:pt idx="190">
                  <c:v>0.65143394724091119</c:v>
                </c:pt>
                <c:pt idx="191">
                  <c:v>0.63777399826213432</c:v>
                </c:pt>
                <c:pt idx="192">
                  <c:v>0.61454867833422044</c:v>
                </c:pt>
                <c:pt idx="193">
                  <c:v>0.59333204721748212</c:v>
                </c:pt>
                <c:pt idx="194">
                  <c:v>0.5706203889110073</c:v>
                </c:pt>
                <c:pt idx="195">
                  <c:v>0.52818929325153452</c:v>
                </c:pt>
                <c:pt idx="196">
                  <c:v>0.52713539050889702</c:v>
                </c:pt>
                <c:pt idx="197">
                  <c:v>0.50760521614803344</c:v>
                </c:pt>
                <c:pt idx="198">
                  <c:v>0.48715436358820152</c:v>
                </c:pt>
                <c:pt idx="199">
                  <c:v>0.4651822176942923</c:v>
                </c:pt>
                <c:pt idx="200">
                  <c:v>0.43746175941352494</c:v>
                </c:pt>
                <c:pt idx="201">
                  <c:v>0.42509876242158257</c:v>
                </c:pt>
                <c:pt idx="202">
                  <c:v>0.3981161702208148</c:v>
                </c:pt>
                <c:pt idx="203">
                  <c:v>0.38820741873213405</c:v>
                </c:pt>
                <c:pt idx="204">
                  <c:v>0.36781051984848878</c:v>
                </c:pt>
                <c:pt idx="205">
                  <c:v>0.35425828952918453</c:v>
                </c:pt>
                <c:pt idx="206">
                  <c:v>0.34069330126278169</c:v>
                </c:pt>
                <c:pt idx="207">
                  <c:v>0.32660515740311741</c:v>
                </c:pt>
                <c:pt idx="208">
                  <c:v>0.31540987087745798</c:v>
                </c:pt>
                <c:pt idx="209">
                  <c:v>0.3051650213496882</c:v>
                </c:pt>
                <c:pt idx="210">
                  <c:v>0.29334535943793738</c:v>
                </c:pt>
                <c:pt idx="211">
                  <c:v>0.28804397648829722</c:v>
                </c:pt>
                <c:pt idx="212">
                  <c:v>0.27968001357693018</c:v>
                </c:pt>
                <c:pt idx="213">
                  <c:v>0.27206069972618691</c:v>
                </c:pt>
                <c:pt idx="214">
                  <c:v>0.26174778792805742</c:v>
                </c:pt>
                <c:pt idx="215">
                  <c:v>0.25355572701071916</c:v>
                </c:pt>
                <c:pt idx="216">
                  <c:v>0.25108957836877688</c:v>
                </c:pt>
                <c:pt idx="217">
                  <c:v>0.2448032823745323</c:v>
                </c:pt>
                <c:pt idx="218">
                  <c:v>0.23980708196728995</c:v>
                </c:pt>
                <c:pt idx="219">
                  <c:v>0.23420776434657045</c:v>
                </c:pt>
                <c:pt idx="220">
                  <c:v>0.22495563069093513</c:v>
                </c:pt>
                <c:pt idx="221">
                  <c:v>0.22146727499582719</c:v>
                </c:pt>
                <c:pt idx="222">
                  <c:v>0.20540694993925643</c:v>
                </c:pt>
                <c:pt idx="223">
                  <c:v>0.20490114425697828</c:v>
                </c:pt>
                <c:pt idx="224">
                  <c:v>0.20230455901064723</c:v>
                </c:pt>
                <c:pt idx="225">
                  <c:v>0.19606719260546734</c:v>
                </c:pt>
                <c:pt idx="226">
                  <c:v>0.19455929542201425</c:v>
                </c:pt>
                <c:pt idx="227">
                  <c:v>0.18790770434676238</c:v>
                </c:pt>
                <c:pt idx="228">
                  <c:v>0.18446740058856104</c:v>
                </c:pt>
                <c:pt idx="229">
                  <c:v>0.17546183998405235</c:v>
                </c:pt>
                <c:pt idx="230">
                  <c:v>0.1571306188500716</c:v>
                </c:pt>
                <c:pt idx="231">
                  <c:v>0.15258229984661828</c:v>
                </c:pt>
                <c:pt idx="232">
                  <c:v>0.13273150388153468</c:v>
                </c:pt>
                <c:pt idx="233">
                  <c:v>0.13014817198872852</c:v>
                </c:pt>
                <c:pt idx="234">
                  <c:v>0.11884045416920813</c:v>
                </c:pt>
                <c:pt idx="235">
                  <c:v>0.10920822782551523</c:v>
                </c:pt>
                <c:pt idx="236">
                  <c:v>0.10082778708249383</c:v>
                </c:pt>
                <c:pt idx="237">
                  <c:v>9.1287952870575229E-2</c:v>
                </c:pt>
                <c:pt idx="238">
                  <c:v>8.2716782861270544E-2</c:v>
                </c:pt>
                <c:pt idx="239">
                  <c:v>7.4641656418105065E-2</c:v>
                </c:pt>
                <c:pt idx="240">
                  <c:v>6.4852589438824687E-2</c:v>
                </c:pt>
                <c:pt idx="241">
                  <c:v>6.1884071702205827E-2</c:v>
                </c:pt>
                <c:pt idx="242">
                  <c:v>5.3290109705323337E-2</c:v>
                </c:pt>
                <c:pt idx="243">
                  <c:v>5.102686628199006E-2</c:v>
                </c:pt>
                <c:pt idx="244">
                  <c:v>4.4996965675371384E-2</c:v>
                </c:pt>
                <c:pt idx="245">
                  <c:v>3.7312582932086107E-2</c:v>
                </c:pt>
                <c:pt idx="246">
                  <c:v>3.2452754547241898E-2</c:v>
                </c:pt>
                <c:pt idx="247">
                  <c:v>2.3859449849999513E-2</c:v>
                </c:pt>
                <c:pt idx="248">
                  <c:v>1.9209207003884676E-2</c:v>
                </c:pt>
                <c:pt idx="249">
                  <c:v>1.2694054694579951E-2</c:v>
                </c:pt>
                <c:pt idx="250">
                  <c:v>2.8044582966394241E-4</c:v>
                </c:pt>
                <c:pt idx="251">
                  <c:v>-1.5970266695208624E-3</c:v>
                </c:pt>
                <c:pt idx="252">
                  <c:v>-1.9025142176235302E-2</c:v>
                </c:pt>
                <c:pt idx="253">
                  <c:v>-2.1005395789137037E-2</c:v>
                </c:pt>
                <c:pt idx="254">
                  <c:v>-2.6547449463477639E-2</c:v>
                </c:pt>
                <c:pt idx="255">
                  <c:v>-3.6153942190384133E-2</c:v>
                </c:pt>
                <c:pt idx="256">
                  <c:v>-4.1711920864628549E-2</c:v>
                </c:pt>
                <c:pt idx="257">
                  <c:v>-4.850827610899313E-2</c:v>
                </c:pt>
                <c:pt idx="258">
                  <c:v>-5.4590788978489617E-2</c:v>
                </c:pt>
                <c:pt idx="259">
                  <c:v>-5.5433360614340906E-2</c:v>
                </c:pt>
                <c:pt idx="260">
                  <c:v>-5.8291741522494403E-2</c:v>
                </c:pt>
                <c:pt idx="261">
                  <c:v>-5.836570737165505E-2</c:v>
                </c:pt>
                <c:pt idx="262">
                  <c:v>-5.8913703413861283E-2</c:v>
                </c:pt>
                <c:pt idx="263">
                  <c:v>-5.8215019681247371E-2</c:v>
                </c:pt>
                <c:pt idx="264">
                  <c:v>-5.819329978009629E-2</c:v>
                </c:pt>
                <c:pt idx="265">
                  <c:v>-5.8189050028825309E-2</c:v>
                </c:pt>
                <c:pt idx="266">
                  <c:v>-5.8106933101846892E-2</c:v>
                </c:pt>
                <c:pt idx="267">
                  <c:v>-5.7731152368897254E-2</c:v>
                </c:pt>
                <c:pt idx="268">
                  <c:v>-5.6786486792878052E-2</c:v>
                </c:pt>
                <c:pt idx="269">
                  <c:v>-5.6636477858225773E-2</c:v>
                </c:pt>
                <c:pt idx="270">
                  <c:v>-5.7573199799400815E-2</c:v>
                </c:pt>
                <c:pt idx="271">
                  <c:v>-5.8761501336187377E-2</c:v>
                </c:pt>
                <c:pt idx="272">
                  <c:v>-6.2069856215707798E-2</c:v>
                </c:pt>
                <c:pt idx="273">
                  <c:v>-7.1840558452350531E-2</c:v>
                </c:pt>
                <c:pt idx="274">
                  <c:v>-7.2357780191487128E-2</c:v>
                </c:pt>
                <c:pt idx="275">
                  <c:v>-7.2595366374101036E-2</c:v>
                </c:pt>
                <c:pt idx="276">
                  <c:v>-7.6812013016187439E-2</c:v>
                </c:pt>
                <c:pt idx="277">
                  <c:v>-8.1124437266427249E-2</c:v>
                </c:pt>
                <c:pt idx="278">
                  <c:v>-8.6028472417554291E-2</c:v>
                </c:pt>
                <c:pt idx="279">
                  <c:v>-8.8044819417650258E-2</c:v>
                </c:pt>
                <c:pt idx="280">
                  <c:v>-9.1700423111511095E-2</c:v>
                </c:pt>
                <c:pt idx="281">
                  <c:v>-9.4385652477458448E-2</c:v>
                </c:pt>
                <c:pt idx="282">
                  <c:v>-9.955322088213471E-2</c:v>
                </c:pt>
                <c:pt idx="283">
                  <c:v>-0.10177206316038402</c:v>
                </c:pt>
                <c:pt idx="284">
                  <c:v>-0.10319245501568383</c:v>
                </c:pt>
                <c:pt idx="285">
                  <c:v>-0.10388562602110349</c:v>
                </c:pt>
                <c:pt idx="286">
                  <c:v>-0.10370374973755433</c:v>
                </c:pt>
                <c:pt idx="287">
                  <c:v>-0.10338016562158311</c:v>
                </c:pt>
                <c:pt idx="288">
                  <c:v>-0.1032934744569788</c:v>
                </c:pt>
                <c:pt idx="289">
                  <c:v>-0.10345280772688287</c:v>
                </c:pt>
                <c:pt idx="290">
                  <c:v>-0.10419769633388527</c:v>
                </c:pt>
                <c:pt idx="291">
                  <c:v>-0.10493688334539608</c:v>
                </c:pt>
                <c:pt idx="292">
                  <c:v>-0.10568930528093565</c:v>
                </c:pt>
                <c:pt idx="293">
                  <c:v>-0.10591610774050399</c:v>
                </c:pt>
                <c:pt idx="294">
                  <c:v>-0.10531923427863348</c:v>
                </c:pt>
                <c:pt idx="295">
                  <c:v>-0.10336512137952075</c:v>
                </c:pt>
                <c:pt idx="296">
                  <c:v>-0.10089286962271021</c:v>
                </c:pt>
                <c:pt idx="297">
                  <c:v>-9.8767874512398462E-2</c:v>
                </c:pt>
                <c:pt idx="298">
                  <c:v>-9.7615538856331313E-2</c:v>
                </c:pt>
                <c:pt idx="299">
                  <c:v>-9.7541189664125075E-2</c:v>
                </c:pt>
                <c:pt idx="300">
                  <c:v>-9.7564929020791738E-2</c:v>
                </c:pt>
                <c:pt idx="301">
                  <c:v>-9.7136767284892456E-2</c:v>
                </c:pt>
                <c:pt idx="302">
                  <c:v>-9.5730652709568681E-2</c:v>
                </c:pt>
                <c:pt idx="303">
                  <c:v>-9.2290265299784555E-2</c:v>
                </c:pt>
                <c:pt idx="304">
                  <c:v>-9.206087263877738E-2</c:v>
                </c:pt>
                <c:pt idx="305">
                  <c:v>-8.9742337117194565E-2</c:v>
                </c:pt>
                <c:pt idx="306">
                  <c:v>-8.7882102613405594E-2</c:v>
                </c:pt>
                <c:pt idx="307">
                  <c:v>-8.6874548280959585E-2</c:v>
                </c:pt>
                <c:pt idx="308">
                  <c:v>-8.6748459180983561E-2</c:v>
                </c:pt>
                <c:pt idx="309">
                  <c:v>-8.7406127372950004E-2</c:v>
                </c:pt>
                <c:pt idx="310">
                  <c:v>-8.8448170195875656E-2</c:v>
                </c:pt>
                <c:pt idx="311">
                  <c:v>-8.991974847661903E-2</c:v>
                </c:pt>
                <c:pt idx="312">
                  <c:v>-9.2013516018585428E-2</c:v>
                </c:pt>
                <c:pt idx="313">
                  <c:v>-9.6207029371559075E-2</c:v>
                </c:pt>
                <c:pt idx="314">
                  <c:v>-9.6570339201774977E-2</c:v>
                </c:pt>
                <c:pt idx="315">
                  <c:v>-9.8865292344844438E-2</c:v>
                </c:pt>
                <c:pt idx="316">
                  <c:v>-0.10097168630537201</c:v>
                </c:pt>
                <c:pt idx="317">
                  <c:v>-0.10326991427741045</c:v>
                </c:pt>
                <c:pt idx="318">
                  <c:v>-0.10584860011597159</c:v>
                </c:pt>
                <c:pt idx="319">
                  <c:v>-0.10788693012733845</c:v>
                </c:pt>
                <c:pt idx="320">
                  <c:v>-0.1086833527965711</c:v>
                </c:pt>
                <c:pt idx="321">
                  <c:v>-0.10835701002426895</c:v>
                </c:pt>
                <c:pt idx="322">
                  <c:v>-0.10683076422774615</c:v>
                </c:pt>
                <c:pt idx="323">
                  <c:v>-0.10386572961635532</c:v>
                </c:pt>
                <c:pt idx="324">
                  <c:v>-0.10185996303285406</c:v>
                </c:pt>
                <c:pt idx="325">
                  <c:v>-9.8676201582302503E-2</c:v>
                </c:pt>
                <c:pt idx="326">
                  <c:v>-9.7328419551223358E-2</c:v>
                </c:pt>
                <c:pt idx="327">
                  <c:v>-9.5127962683309725E-2</c:v>
                </c:pt>
                <c:pt idx="328">
                  <c:v>-9.1998275557650236E-2</c:v>
                </c:pt>
                <c:pt idx="329">
                  <c:v>-9.0904098942686237E-2</c:v>
                </c:pt>
                <c:pt idx="330">
                  <c:v>-8.9483210600791757E-2</c:v>
                </c:pt>
                <c:pt idx="331">
                  <c:v>-8.8118788543261745E-2</c:v>
                </c:pt>
                <c:pt idx="332">
                  <c:v>-8.5949417905467951E-2</c:v>
                </c:pt>
                <c:pt idx="333">
                  <c:v>-8.3083388890647827E-2</c:v>
                </c:pt>
                <c:pt idx="334">
                  <c:v>-8.0659861920456016E-2</c:v>
                </c:pt>
                <c:pt idx="335">
                  <c:v>-7.7842360858297682E-2</c:v>
                </c:pt>
                <c:pt idx="336">
                  <c:v>-7.5057751781031509E-2</c:v>
                </c:pt>
                <c:pt idx="337">
                  <c:v>-7.4461872922710198E-2</c:v>
                </c:pt>
                <c:pt idx="338">
                  <c:v>-7.3337093584101065E-2</c:v>
                </c:pt>
                <c:pt idx="339">
                  <c:v>-7.2276716142014752E-2</c:v>
                </c:pt>
                <c:pt idx="340">
                  <c:v>-7.0255849402014736E-2</c:v>
                </c:pt>
                <c:pt idx="341">
                  <c:v>-6.7506166425611885E-2</c:v>
                </c:pt>
                <c:pt idx="342">
                  <c:v>-6.7228121548057962E-2</c:v>
                </c:pt>
                <c:pt idx="343">
                  <c:v>-6.5430130929304942E-2</c:v>
                </c:pt>
                <c:pt idx="344">
                  <c:v>-6.5382045675348111E-2</c:v>
                </c:pt>
                <c:pt idx="345">
                  <c:v>-6.5089770158321722E-2</c:v>
                </c:pt>
                <c:pt idx="346">
                  <c:v>-6.4638085299089112E-2</c:v>
                </c:pt>
                <c:pt idx="347">
                  <c:v>-6.4636783424029162E-2</c:v>
                </c:pt>
                <c:pt idx="348">
                  <c:v>-6.5115201873909262E-2</c:v>
                </c:pt>
                <c:pt idx="349">
                  <c:v>-6.5548188081343314E-2</c:v>
                </c:pt>
                <c:pt idx="350">
                  <c:v>-6.6090828727458431E-2</c:v>
                </c:pt>
                <c:pt idx="351">
                  <c:v>-6.7078355867722206E-2</c:v>
                </c:pt>
                <c:pt idx="352">
                  <c:v>-6.7281192881990803E-2</c:v>
                </c:pt>
                <c:pt idx="353">
                  <c:v>-6.9422598124916454E-2</c:v>
                </c:pt>
                <c:pt idx="354">
                  <c:v>-6.9438079710911663E-2</c:v>
                </c:pt>
                <c:pt idx="355">
                  <c:v>-6.9396587682614308E-2</c:v>
                </c:pt>
                <c:pt idx="356">
                  <c:v>-6.8753286913501591E-2</c:v>
                </c:pt>
                <c:pt idx="357">
                  <c:v>-6.846579271647521E-2</c:v>
                </c:pt>
                <c:pt idx="358">
                  <c:v>-6.8481961011391271E-2</c:v>
                </c:pt>
                <c:pt idx="359">
                  <c:v>-6.9011752076715005E-2</c:v>
                </c:pt>
                <c:pt idx="360">
                  <c:v>-7.0527796964292955E-2</c:v>
                </c:pt>
                <c:pt idx="361">
                  <c:v>-7.1696767216738996E-2</c:v>
                </c:pt>
                <c:pt idx="362">
                  <c:v>-7.181186008568384E-2</c:v>
                </c:pt>
                <c:pt idx="363">
                  <c:v>-7.1981891572398468E-2</c:v>
                </c:pt>
                <c:pt idx="364">
                  <c:v>-7.1920411324868511E-2</c:v>
                </c:pt>
                <c:pt idx="365">
                  <c:v>-7.1081287530863693E-2</c:v>
                </c:pt>
                <c:pt idx="366">
                  <c:v>-6.867388323033613E-2</c:v>
                </c:pt>
                <c:pt idx="367">
                  <c:v>-6.7652069748273772E-2</c:v>
                </c:pt>
                <c:pt idx="368">
                  <c:v>-6.620214196671502E-2</c:v>
                </c:pt>
                <c:pt idx="369">
                  <c:v>-6.4917151505324094E-2</c:v>
                </c:pt>
                <c:pt idx="370">
                  <c:v>-6.3516067704556714E-2</c:v>
                </c:pt>
                <c:pt idx="371">
                  <c:v>-6.1427994373045934E-2</c:v>
                </c:pt>
                <c:pt idx="372">
                  <c:v>-6.0955747002302524E-2</c:v>
                </c:pt>
                <c:pt idx="373">
                  <c:v>-6.0051249515947612E-2</c:v>
                </c:pt>
                <c:pt idx="374">
                  <c:v>-6.0068928107434423E-2</c:v>
                </c:pt>
                <c:pt idx="375">
                  <c:v>-6.0408946196930817E-2</c:v>
                </c:pt>
                <c:pt idx="376">
                  <c:v>-6.0077952752110669E-2</c:v>
                </c:pt>
                <c:pt idx="377">
                  <c:v>-5.9293499529089112E-2</c:v>
                </c:pt>
                <c:pt idx="378">
                  <c:v>-5.6734702014460819E-2</c:v>
                </c:pt>
                <c:pt idx="379">
                  <c:v>-5.5270923249113056E-2</c:v>
                </c:pt>
                <c:pt idx="380">
                  <c:v>-5.3251651425228232E-2</c:v>
                </c:pt>
                <c:pt idx="381">
                  <c:v>-4.9959198493573484E-2</c:v>
                </c:pt>
                <c:pt idx="382">
                  <c:v>-4.9271139414700592E-2</c:v>
                </c:pt>
                <c:pt idx="383">
                  <c:v>-4.6596542750024353E-2</c:v>
                </c:pt>
                <c:pt idx="384">
                  <c:v>-4.6519865817266561E-2</c:v>
                </c:pt>
                <c:pt idx="385">
                  <c:v>-4.6336419128921232E-2</c:v>
                </c:pt>
                <c:pt idx="386">
                  <c:v>-4.6133428519089102E-2</c:v>
                </c:pt>
                <c:pt idx="387">
                  <c:v>-4.5902141909544725E-2</c:v>
                </c:pt>
                <c:pt idx="388">
                  <c:v>-4.5710803367674226E-2</c:v>
                </c:pt>
                <c:pt idx="389">
                  <c:v>-4.5492584952902052E-2</c:v>
                </c:pt>
                <c:pt idx="390">
                  <c:v>-4.5027768799520744E-2</c:v>
                </c:pt>
                <c:pt idx="391">
                  <c:v>-4.3882832725659841E-2</c:v>
                </c:pt>
                <c:pt idx="392">
                  <c:v>-4.3864447075971598E-2</c:v>
                </c:pt>
                <c:pt idx="393">
                  <c:v>-4.3974588826499177E-2</c:v>
                </c:pt>
                <c:pt idx="394">
                  <c:v>-4.4163376375156251E-2</c:v>
                </c:pt>
                <c:pt idx="395">
                  <c:v>-4.4223436666571123E-2</c:v>
                </c:pt>
                <c:pt idx="396">
                  <c:v>-4.4021409186667047E-2</c:v>
                </c:pt>
                <c:pt idx="397">
                  <c:v>-4.3701964894556744E-2</c:v>
                </c:pt>
                <c:pt idx="398">
                  <c:v>-4.3316042906259386E-2</c:v>
                </c:pt>
                <c:pt idx="399">
                  <c:v>-4.313066735124739E-2</c:v>
                </c:pt>
                <c:pt idx="400">
                  <c:v>-4.3037686299328928E-2</c:v>
                </c:pt>
                <c:pt idx="401">
                  <c:v>-4.1748895739808535E-2</c:v>
                </c:pt>
                <c:pt idx="402">
                  <c:v>-4.0998109039328989E-2</c:v>
                </c:pt>
                <c:pt idx="403">
                  <c:v>-3.433987861592367E-2</c:v>
                </c:pt>
                <c:pt idx="404">
                  <c:v>-3.4130490045731723E-2</c:v>
                </c:pt>
                <c:pt idx="405">
                  <c:v>-3.1909932618753342E-2</c:v>
                </c:pt>
                <c:pt idx="406">
                  <c:v>-2.8467258415875649E-2</c:v>
                </c:pt>
                <c:pt idx="407">
                  <c:v>-2.6837029361678977E-2</c:v>
                </c:pt>
                <c:pt idx="408">
                  <c:v>-2.5767267706906825E-2</c:v>
                </c:pt>
                <c:pt idx="409">
                  <c:v>-2.4364269058249732E-2</c:v>
                </c:pt>
                <c:pt idx="410">
                  <c:v>-2.4123864954916474E-2</c:v>
                </c:pt>
                <c:pt idx="411">
                  <c:v>-1.9888702053093944E-2</c:v>
                </c:pt>
                <c:pt idx="412">
                  <c:v>-1.9809054275204244E-2</c:v>
                </c:pt>
                <c:pt idx="413">
                  <c:v>-1.8882463282014733E-2</c:v>
                </c:pt>
                <c:pt idx="414">
                  <c:v>-1.661318540306999E-2</c:v>
                </c:pt>
                <c:pt idx="415">
                  <c:v>-1.5633193075659815E-2</c:v>
                </c:pt>
                <c:pt idx="416">
                  <c:v>-1.1299719141247284E-2</c:v>
                </c:pt>
                <c:pt idx="417">
                  <c:v>-8.3178487189690883E-3</c:v>
                </c:pt>
                <c:pt idx="418">
                  <c:v>-8.3178487189690883E-3</c:v>
                </c:pt>
                <c:pt idx="419">
                  <c:v>-8.3178487189690883E-3</c:v>
                </c:pt>
                <c:pt idx="420">
                  <c:v>-8.3178487189690883E-3</c:v>
                </c:pt>
                <c:pt idx="421">
                  <c:v>-8.3178487189690883E-3</c:v>
                </c:pt>
                <c:pt idx="422">
                  <c:v>-8.3178487189690883E-3</c:v>
                </c:pt>
                <c:pt idx="423">
                  <c:v>-8.3178487189690883E-3</c:v>
                </c:pt>
                <c:pt idx="424">
                  <c:v>-8.3178487189690883E-3</c:v>
                </c:pt>
                <c:pt idx="425">
                  <c:v>-8.3178487189690883E-3</c:v>
                </c:pt>
                <c:pt idx="426">
                  <c:v>-8.3178487189690883E-3</c:v>
                </c:pt>
                <c:pt idx="427">
                  <c:v>-8.3178487189690883E-3</c:v>
                </c:pt>
                <c:pt idx="428">
                  <c:v>-8.3178487189690883E-3</c:v>
                </c:pt>
                <c:pt idx="429">
                  <c:v>-8.3178487189690883E-3</c:v>
                </c:pt>
                <c:pt idx="430">
                  <c:v>-8.3178487189690883E-3</c:v>
                </c:pt>
                <c:pt idx="431">
                  <c:v>-8.3178487189690883E-3</c:v>
                </c:pt>
                <c:pt idx="432">
                  <c:v>-8.3178487189690883E-3</c:v>
                </c:pt>
                <c:pt idx="433">
                  <c:v>-8.3178487189690883E-3</c:v>
                </c:pt>
                <c:pt idx="434">
                  <c:v>-8.3178487189690883E-3</c:v>
                </c:pt>
                <c:pt idx="435">
                  <c:v>-8.3178487189690883E-3</c:v>
                </c:pt>
                <c:pt idx="436">
                  <c:v>-8.3178487189690883E-3</c:v>
                </c:pt>
                <c:pt idx="437">
                  <c:v>-8.3178487189690883E-3</c:v>
                </c:pt>
                <c:pt idx="438">
                  <c:v>-8.3178487189690883E-3</c:v>
                </c:pt>
                <c:pt idx="439">
                  <c:v>-8.3178487189690883E-3</c:v>
                </c:pt>
                <c:pt idx="440">
                  <c:v>-8.3178487189690883E-3</c:v>
                </c:pt>
                <c:pt idx="441">
                  <c:v>-8.3178487189690883E-3</c:v>
                </c:pt>
                <c:pt idx="442">
                  <c:v>-8.3178487189690883E-3</c:v>
                </c:pt>
                <c:pt idx="443">
                  <c:v>-8.3178487189690883E-3</c:v>
                </c:pt>
                <c:pt idx="444">
                  <c:v>-8.3178487189690883E-3</c:v>
                </c:pt>
                <c:pt idx="445">
                  <c:v>-8.3178487189690883E-3</c:v>
                </c:pt>
                <c:pt idx="446">
                  <c:v>-8.3178487189690883E-3</c:v>
                </c:pt>
                <c:pt idx="447">
                  <c:v>-8.3178487189690883E-3</c:v>
                </c:pt>
                <c:pt idx="448">
                  <c:v>-8.3178487189690883E-3</c:v>
                </c:pt>
                <c:pt idx="449">
                  <c:v>-8.3178487189690883E-3</c:v>
                </c:pt>
                <c:pt idx="450">
                  <c:v>-8.3178487189690883E-3</c:v>
                </c:pt>
                <c:pt idx="451">
                  <c:v>-8.3178487189690883E-3</c:v>
                </c:pt>
                <c:pt idx="452">
                  <c:v>-8.3178487189690883E-3</c:v>
                </c:pt>
                <c:pt idx="453">
                  <c:v>-8.3178487189690883E-3</c:v>
                </c:pt>
                <c:pt idx="454">
                  <c:v>-8.3178487189690883E-3</c:v>
                </c:pt>
                <c:pt idx="455">
                  <c:v>-8.3178487189690883E-3</c:v>
                </c:pt>
                <c:pt idx="456">
                  <c:v>-8.3178487189690883E-3</c:v>
                </c:pt>
                <c:pt idx="457">
                  <c:v>-8.3178487189690883E-3</c:v>
                </c:pt>
                <c:pt idx="458">
                  <c:v>-8.3178487189690883E-3</c:v>
                </c:pt>
                <c:pt idx="459">
                  <c:v>-8.3178487189690883E-3</c:v>
                </c:pt>
                <c:pt idx="460">
                  <c:v>-8.3178487189690883E-3</c:v>
                </c:pt>
                <c:pt idx="461">
                  <c:v>-8.3178487189690883E-3</c:v>
                </c:pt>
                <c:pt idx="462">
                  <c:v>-8.3178487189690883E-3</c:v>
                </c:pt>
                <c:pt idx="463">
                  <c:v>-8.3178487189690883E-3</c:v>
                </c:pt>
                <c:pt idx="464">
                  <c:v>-8.3178487189690883E-3</c:v>
                </c:pt>
                <c:pt idx="465">
                  <c:v>-8.3178487189690883E-3</c:v>
                </c:pt>
                <c:pt idx="466">
                  <c:v>-8.3178487189690883E-3</c:v>
                </c:pt>
                <c:pt idx="467">
                  <c:v>-8.3178487189690883E-3</c:v>
                </c:pt>
                <c:pt idx="468">
                  <c:v>-8.3178487189690883E-3</c:v>
                </c:pt>
                <c:pt idx="469">
                  <c:v>-8.3178487189690883E-3</c:v>
                </c:pt>
                <c:pt idx="470">
                  <c:v>-8.3178487189690883E-3</c:v>
                </c:pt>
                <c:pt idx="471">
                  <c:v>-8.3178487189690883E-3</c:v>
                </c:pt>
                <c:pt idx="472">
                  <c:v>-8.3178487189690883E-3</c:v>
                </c:pt>
                <c:pt idx="473">
                  <c:v>-8.3178487189690883E-3</c:v>
                </c:pt>
                <c:pt idx="474">
                  <c:v>-8.3178487189690883E-3</c:v>
                </c:pt>
                <c:pt idx="475">
                  <c:v>-8.3178487189690883E-3</c:v>
                </c:pt>
                <c:pt idx="476">
                  <c:v>-8.3178487189690883E-3</c:v>
                </c:pt>
                <c:pt idx="477">
                  <c:v>-8.3178487189690883E-3</c:v>
                </c:pt>
                <c:pt idx="478">
                  <c:v>-8.3178487189690883E-3</c:v>
                </c:pt>
                <c:pt idx="479">
                  <c:v>-8.3178487189690883E-3</c:v>
                </c:pt>
                <c:pt idx="480">
                  <c:v>-8.3178487189690883E-3</c:v>
                </c:pt>
                <c:pt idx="481">
                  <c:v>-8.3178487189690883E-3</c:v>
                </c:pt>
                <c:pt idx="482">
                  <c:v>-8.3178487189690883E-3</c:v>
                </c:pt>
                <c:pt idx="483">
                  <c:v>-8.3178487189690883E-3</c:v>
                </c:pt>
                <c:pt idx="484">
                  <c:v>-8.3178487189690883E-3</c:v>
                </c:pt>
                <c:pt idx="485">
                  <c:v>-8.3178487189690883E-3</c:v>
                </c:pt>
                <c:pt idx="486">
                  <c:v>-8.3178487189690883E-3</c:v>
                </c:pt>
                <c:pt idx="487">
                  <c:v>-8.3178487189690883E-3</c:v>
                </c:pt>
                <c:pt idx="488">
                  <c:v>-8.3178487189690883E-3</c:v>
                </c:pt>
                <c:pt idx="489">
                  <c:v>-8.3178487189690883E-3</c:v>
                </c:pt>
                <c:pt idx="490">
                  <c:v>-8.3178487189690883E-3</c:v>
                </c:pt>
                <c:pt idx="491">
                  <c:v>-8.3178487189690883E-3</c:v>
                </c:pt>
                <c:pt idx="492">
                  <c:v>-8.3178487189690883E-3</c:v>
                </c:pt>
                <c:pt idx="493">
                  <c:v>-8.3178487189690883E-3</c:v>
                </c:pt>
                <c:pt idx="494">
                  <c:v>-8.3178487189690883E-3</c:v>
                </c:pt>
                <c:pt idx="495">
                  <c:v>-8.3178487189690883E-3</c:v>
                </c:pt>
                <c:pt idx="496">
                  <c:v>-8.3178487189690883E-3</c:v>
                </c:pt>
                <c:pt idx="497">
                  <c:v>-8.3178487189690883E-3</c:v>
                </c:pt>
                <c:pt idx="498">
                  <c:v>-8.3178487189690883E-3</c:v>
                </c:pt>
                <c:pt idx="499">
                  <c:v>-8.3178487189690883E-3</c:v>
                </c:pt>
              </c:numCache>
            </c:numRef>
          </c:yVal>
          <c:smooth val="0"/>
          <c:extLst>
            <c:ext xmlns:c16="http://schemas.microsoft.com/office/drawing/2014/chart" uri="{C3380CC4-5D6E-409C-BE32-E72D297353CC}">
              <c16:uniqueId val="{00000002-0055-4330-AF3C-A4C44FCE0D41}"/>
            </c:ext>
          </c:extLst>
        </c:ser>
        <c:ser>
          <c:idx val="3"/>
          <c:order val="3"/>
          <c:tx>
            <c:strRef>
              <c:f>実験2計算_AVE!$AJ$2</c:f>
              <c:strCache>
                <c:ptCount val="1"/>
                <c:pt idx="0">
                  <c:v>0.3</c:v>
                </c:pt>
              </c:strCache>
            </c:strRef>
          </c:tx>
          <c:spPr>
            <a:ln w="25400" cap="rnd">
              <a:noFill/>
              <a:round/>
            </a:ln>
            <a:effectLst/>
          </c:spPr>
          <c:marker>
            <c:symbol val="circle"/>
            <c:size val="5"/>
            <c:spPr>
              <a:solidFill>
                <a:schemeClr val="accent4"/>
              </a:solidFill>
              <a:ln w="9525">
                <a:solidFill>
                  <a:schemeClr val="accent4"/>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実験2計算_AVE!$AJ$3:$AJ$502</c:f>
              <c:numCache>
                <c:formatCode>General</c:formatCode>
                <c:ptCount val="500"/>
                <c:pt idx="0">
                  <c:v>0</c:v>
                </c:pt>
                <c:pt idx="1">
                  <c:v>1.2192735505275776E-3</c:v>
                </c:pt>
                <c:pt idx="2">
                  <c:v>1.443240809544364E-3</c:v>
                </c:pt>
                <c:pt idx="3">
                  <c:v>1.6138727255035966E-3</c:v>
                </c:pt>
                <c:pt idx="4">
                  <c:v>5.5503653720263783E-3</c:v>
                </c:pt>
                <c:pt idx="5">
                  <c:v>1.0768672867613908E-2</c:v>
                </c:pt>
                <c:pt idx="6">
                  <c:v>1.7164139301762586E-2</c:v>
                </c:pt>
                <c:pt idx="7">
                  <c:v>1.8270953081906471E-2</c:v>
                </c:pt>
                <c:pt idx="8">
                  <c:v>2.1328742506930454E-2</c:v>
                </c:pt>
                <c:pt idx="9">
                  <c:v>2.4097716233429253E-2</c:v>
                </c:pt>
                <c:pt idx="10">
                  <c:v>2.6273392687374098E-2</c:v>
                </c:pt>
                <c:pt idx="11">
                  <c:v>2.8331623852086325E-2</c:v>
                </c:pt>
                <c:pt idx="12">
                  <c:v>2.9492181714472418E-2</c:v>
                </c:pt>
                <c:pt idx="13">
                  <c:v>3.1753379646139085E-2</c:v>
                </c:pt>
                <c:pt idx="14">
                  <c:v>3.2467306341127093E-2</c:v>
                </c:pt>
                <c:pt idx="15">
                  <c:v>3.3508531252398076E-2</c:v>
                </c:pt>
                <c:pt idx="16">
                  <c:v>3.7042506202398073E-2</c:v>
                </c:pt>
                <c:pt idx="17">
                  <c:v>3.7234610060047954E-2</c:v>
                </c:pt>
                <c:pt idx="18">
                  <c:v>3.7568693034664265E-2</c:v>
                </c:pt>
                <c:pt idx="19">
                  <c:v>3.7919791596534767E-2</c:v>
                </c:pt>
                <c:pt idx="20">
                  <c:v>3.8281019741067138E-2</c:v>
                </c:pt>
                <c:pt idx="21">
                  <c:v>4.0539118433788962E-2</c:v>
                </c:pt>
                <c:pt idx="22">
                  <c:v>4.2216713335947231E-2</c:v>
                </c:pt>
                <c:pt idx="23">
                  <c:v>4.5850733259592318E-2</c:v>
                </c:pt>
                <c:pt idx="24">
                  <c:v>4.8901312356235002E-2</c:v>
                </c:pt>
                <c:pt idx="25">
                  <c:v>5.0083285787601912E-2</c:v>
                </c:pt>
                <c:pt idx="26">
                  <c:v>5.328726223489208E-2</c:v>
                </c:pt>
                <c:pt idx="27">
                  <c:v>5.4233102182973621E-2</c:v>
                </c:pt>
                <c:pt idx="28">
                  <c:v>5.6401028098561144E-2</c:v>
                </c:pt>
                <c:pt idx="29">
                  <c:v>5.9107427589208623E-2</c:v>
                </c:pt>
                <c:pt idx="30">
                  <c:v>6.0769770451966416E-2</c:v>
                </c:pt>
                <c:pt idx="31">
                  <c:v>6.3021820827098313E-2</c:v>
                </c:pt>
                <c:pt idx="32">
                  <c:v>6.5132044662434038E-2</c:v>
                </c:pt>
                <c:pt idx="33">
                  <c:v>6.7250717843824928E-2</c:v>
                </c:pt>
                <c:pt idx="34">
                  <c:v>7.0499156360911253E-2</c:v>
                </c:pt>
                <c:pt idx="35">
                  <c:v>7.105929796470023E-2</c:v>
                </c:pt>
                <c:pt idx="36">
                  <c:v>7.3527036182146274E-2</c:v>
                </c:pt>
                <c:pt idx="37">
                  <c:v>7.4151899861750595E-2</c:v>
                </c:pt>
                <c:pt idx="38">
                  <c:v>7.5816069137769782E-2</c:v>
                </c:pt>
                <c:pt idx="39">
                  <c:v>7.7870581608465217E-2</c:v>
                </c:pt>
                <c:pt idx="40">
                  <c:v>7.8784043146546759E-2</c:v>
                </c:pt>
                <c:pt idx="41">
                  <c:v>8.002701900817745E-2</c:v>
                </c:pt>
                <c:pt idx="42">
                  <c:v>8.1427512671246996E-2</c:v>
                </c:pt>
                <c:pt idx="43">
                  <c:v>8.3164681255695441E-2</c:v>
                </c:pt>
                <c:pt idx="44">
                  <c:v>8.6511858604520375E-2</c:v>
                </c:pt>
                <c:pt idx="45">
                  <c:v>8.7375968175359697E-2</c:v>
                </c:pt>
                <c:pt idx="46">
                  <c:v>9.0404057464568338E-2</c:v>
                </c:pt>
                <c:pt idx="47">
                  <c:v>9.1405924340347708E-2</c:v>
                </c:pt>
                <c:pt idx="48">
                  <c:v>9.3525912432194228E-2</c:v>
                </c:pt>
                <c:pt idx="49">
                  <c:v>9.6153523670419641E-2</c:v>
                </c:pt>
                <c:pt idx="50">
                  <c:v>9.8381587485575517E-2</c:v>
                </c:pt>
                <c:pt idx="51">
                  <c:v>0.10144684383482012</c:v>
                </c:pt>
                <c:pt idx="52">
                  <c:v>0.10469537838954433</c:v>
                </c:pt>
                <c:pt idx="53">
                  <c:v>0.10815833536434052</c:v>
                </c:pt>
                <c:pt idx="54">
                  <c:v>0.11499992265100716</c:v>
                </c:pt>
                <c:pt idx="55">
                  <c:v>0.11541037510134287</c:v>
                </c:pt>
                <c:pt idx="56">
                  <c:v>0.12264171809899276</c:v>
                </c:pt>
                <c:pt idx="57">
                  <c:v>0.12301411419754192</c:v>
                </c:pt>
                <c:pt idx="58">
                  <c:v>0.12541297707899277</c:v>
                </c:pt>
                <c:pt idx="59">
                  <c:v>0.13021581617529973</c:v>
                </c:pt>
                <c:pt idx="60">
                  <c:v>0.13115038765611506</c:v>
                </c:pt>
                <c:pt idx="61">
                  <c:v>0.13403088886340522</c:v>
                </c:pt>
                <c:pt idx="62">
                  <c:v>0.13706265971761383</c:v>
                </c:pt>
                <c:pt idx="63">
                  <c:v>0.14003383791273377</c:v>
                </c:pt>
                <c:pt idx="64">
                  <c:v>0.1445554161450239</c:v>
                </c:pt>
                <c:pt idx="65">
                  <c:v>0.14728873630049152</c:v>
                </c:pt>
                <c:pt idx="66">
                  <c:v>0.15142889735972412</c:v>
                </c:pt>
                <c:pt idx="67">
                  <c:v>0.15606260080420856</c:v>
                </c:pt>
                <c:pt idx="68">
                  <c:v>0.16076932806032368</c:v>
                </c:pt>
                <c:pt idx="69">
                  <c:v>0.16680664909543158</c:v>
                </c:pt>
                <c:pt idx="70">
                  <c:v>0.1704504821992685</c:v>
                </c:pt>
                <c:pt idx="71">
                  <c:v>0.17525494738308145</c:v>
                </c:pt>
                <c:pt idx="72">
                  <c:v>0.17995172295022774</c:v>
                </c:pt>
                <c:pt idx="73">
                  <c:v>0.18649755614476013</c:v>
                </c:pt>
                <c:pt idx="74">
                  <c:v>0.19177968721514377</c:v>
                </c:pt>
                <c:pt idx="75">
                  <c:v>0.19702665931193039</c:v>
                </c:pt>
                <c:pt idx="76">
                  <c:v>0.20333330318435242</c:v>
                </c:pt>
                <c:pt idx="77">
                  <c:v>0.20968922706261381</c:v>
                </c:pt>
                <c:pt idx="78">
                  <c:v>0.21606611322022773</c:v>
                </c:pt>
                <c:pt idx="79">
                  <c:v>0.22460649930751792</c:v>
                </c:pt>
                <c:pt idx="80">
                  <c:v>0.22974145012296152</c:v>
                </c:pt>
                <c:pt idx="81">
                  <c:v>0.23739946643483198</c:v>
                </c:pt>
                <c:pt idx="82">
                  <c:v>0.24369508351425648</c:v>
                </c:pt>
                <c:pt idx="83">
                  <c:v>0.2505729524153596</c:v>
                </c:pt>
                <c:pt idx="84">
                  <c:v>0.26185261191005982</c:v>
                </c:pt>
                <c:pt idx="85">
                  <c:v>0.26572256366004787</c:v>
                </c:pt>
                <c:pt idx="86">
                  <c:v>0.28312727217733802</c:v>
                </c:pt>
                <c:pt idx="87">
                  <c:v>0.28352370050971215</c:v>
                </c:pt>
                <c:pt idx="88">
                  <c:v>0.28909383842346514</c:v>
                </c:pt>
                <c:pt idx="89">
                  <c:v>0.30081619705646279</c:v>
                </c:pt>
                <c:pt idx="90">
                  <c:v>0.30668062129293755</c:v>
                </c:pt>
                <c:pt idx="91">
                  <c:v>0.31779054970694232</c:v>
                </c:pt>
                <c:pt idx="92">
                  <c:v>0.33239412702517979</c:v>
                </c:pt>
                <c:pt idx="93">
                  <c:v>0.33314058466246999</c:v>
                </c:pt>
                <c:pt idx="94">
                  <c:v>0.34603703282917259</c:v>
                </c:pt>
                <c:pt idx="95">
                  <c:v>0.35100411060245795</c:v>
                </c:pt>
                <c:pt idx="96">
                  <c:v>0.36689090724745799</c:v>
                </c:pt>
                <c:pt idx="97">
                  <c:v>0.37649243516092329</c:v>
                </c:pt>
                <c:pt idx="98">
                  <c:v>0.37988506395552762</c:v>
                </c:pt>
                <c:pt idx="99">
                  <c:v>0.39070738121979615</c:v>
                </c:pt>
                <c:pt idx="100">
                  <c:v>0.40095130924845324</c:v>
                </c:pt>
                <c:pt idx="101">
                  <c:v>0.4119472936682374</c:v>
                </c:pt>
                <c:pt idx="102">
                  <c:v>0.42772622043550368</c:v>
                </c:pt>
                <c:pt idx="103">
                  <c:v>0.43647591797171453</c:v>
                </c:pt>
                <c:pt idx="104">
                  <c:v>0.45238605651360908</c:v>
                </c:pt>
                <c:pt idx="105">
                  <c:v>0.46507851553555146</c:v>
                </c:pt>
                <c:pt idx="106">
                  <c:v>0.48263698255617504</c:v>
                </c:pt>
                <c:pt idx="107">
                  <c:v>0.50688520148027583</c:v>
                </c:pt>
                <c:pt idx="108">
                  <c:v>0.51741885349027583</c:v>
                </c:pt>
                <c:pt idx="109">
                  <c:v>0.5359697902060192</c:v>
                </c:pt>
                <c:pt idx="110">
                  <c:v>0.55388713161009595</c:v>
                </c:pt>
                <c:pt idx="111">
                  <c:v>0.57213994243724242</c:v>
                </c:pt>
                <c:pt idx="112">
                  <c:v>0.59651231034750618</c:v>
                </c:pt>
                <c:pt idx="113">
                  <c:v>0.60684950962328543</c:v>
                </c:pt>
                <c:pt idx="114">
                  <c:v>0.63171020604864525</c:v>
                </c:pt>
                <c:pt idx="115">
                  <c:v>0.63961056962569551</c:v>
                </c:pt>
                <c:pt idx="116">
                  <c:v>0.65634620098258989</c:v>
                </c:pt>
                <c:pt idx="117">
                  <c:v>0.6639327419084412</c:v>
                </c:pt>
                <c:pt idx="118">
                  <c:v>0.66760648052352511</c:v>
                </c:pt>
                <c:pt idx="119">
                  <c:v>0.67295093004755391</c:v>
                </c:pt>
                <c:pt idx="120">
                  <c:v>0.67701753575470014</c:v>
                </c:pt>
                <c:pt idx="121">
                  <c:v>0.68079294746509589</c:v>
                </c:pt>
                <c:pt idx="122">
                  <c:v>0.68526364593171452</c:v>
                </c:pt>
                <c:pt idx="123">
                  <c:v>0.6871053129179735</c:v>
                </c:pt>
                <c:pt idx="124">
                  <c:v>0.69130702563833324</c:v>
                </c:pt>
                <c:pt idx="125">
                  <c:v>0.69520671082046748</c:v>
                </c:pt>
                <c:pt idx="126">
                  <c:v>0.70160318490254181</c:v>
                </c:pt>
                <c:pt idx="127">
                  <c:v>0.7092910956318943</c:v>
                </c:pt>
                <c:pt idx="128">
                  <c:v>0.71343781722613897</c:v>
                </c:pt>
                <c:pt idx="129">
                  <c:v>0.7198894481373499</c:v>
                </c:pt>
                <c:pt idx="130">
                  <c:v>0.72598509278738599</c:v>
                </c:pt>
                <c:pt idx="131">
                  <c:v>0.73250606688580311</c:v>
                </c:pt>
                <c:pt idx="132">
                  <c:v>0.74071213317462814</c:v>
                </c:pt>
                <c:pt idx="133">
                  <c:v>0.74784434817942425</c:v>
                </c:pt>
                <c:pt idx="134">
                  <c:v>0.75894476874724193</c:v>
                </c:pt>
                <c:pt idx="135">
                  <c:v>0.76943463097386056</c:v>
                </c:pt>
                <c:pt idx="136">
                  <c:v>0.7808610196881054</c:v>
                </c:pt>
                <c:pt idx="137">
                  <c:v>0.79123470449141464</c:v>
                </c:pt>
                <c:pt idx="138">
                  <c:v>0.79735725738206209</c:v>
                </c:pt>
                <c:pt idx="139">
                  <c:v>0.80523836163980789</c:v>
                </c:pt>
                <c:pt idx="140">
                  <c:v>0.8122507264434049</c:v>
                </c:pt>
                <c:pt idx="141">
                  <c:v>0.81929941746507162</c:v>
                </c:pt>
                <c:pt idx="142">
                  <c:v>0.82901418265284121</c:v>
                </c:pt>
                <c:pt idx="143">
                  <c:v>0.83650705972936412</c:v>
                </c:pt>
                <c:pt idx="144">
                  <c:v>0.84756894593895649</c:v>
                </c:pt>
                <c:pt idx="145">
                  <c:v>0.85771613656744561</c:v>
                </c:pt>
                <c:pt idx="146">
                  <c:v>0.87267453807468798</c:v>
                </c:pt>
                <c:pt idx="147">
                  <c:v>0.88239426074158234</c:v>
                </c:pt>
                <c:pt idx="148">
                  <c:v>0.89073782875649854</c:v>
                </c:pt>
                <c:pt idx="149">
                  <c:v>0.89929231597764947</c:v>
                </c:pt>
                <c:pt idx="150">
                  <c:v>0.90654962895357283</c:v>
                </c:pt>
                <c:pt idx="151">
                  <c:v>0.91237226793183424</c:v>
                </c:pt>
                <c:pt idx="152">
                  <c:v>0.91702999991677425</c:v>
                </c:pt>
                <c:pt idx="153">
                  <c:v>0.91928032324760156</c:v>
                </c:pt>
                <c:pt idx="154">
                  <c:v>0.92034577427011954</c:v>
                </c:pt>
                <c:pt idx="155">
                  <c:v>0.92030441049688216</c:v>
                </c:pt>
                <c:pt idx="156">
                  <c:v>0.92035157896836894</c:v>
                </c:pt>
                <c:pt idx="157">
                  <c:v>0.92113226923215796</c:v>
                </c:pt>
                <c:pt idx="158">
                  <c:v>0.92245492121549133</c:v>
                </c:pt>
                <c:pt idx="159">
                  <c:v>0.92379991765050329</c:v>
                </c:pt>
                <c:pt idx="160">
                  <c:v>0.92423152396803332</c:v>
                </c:pt>
                <c:pt idx="161">
                  <c:v>0.9234816834510069</c:v>
                </c:pt>
                <c:pt idx="162">
                  <c:v>0.92116827148175029</c:v>
                </c:pt>
                <c:pt idx="163">
                  <c:v>0.91870278431609087</c:v>
                </c:pt>
                <c:pt idx="164">
                  <c:v>0.91424911279330912</c:v>
                </c:pt>
                <c:pt idx="165">
                  <c:v>0.90890274199284149</c:v>
                </c:pt>
                <c:pt idx="166">
                  <c:v>0.90025898154958017</c:v>
                </c:pt>
                <c:pt idx="167">
                  <c:v>0.89616871520392072</c:v>
                </c:pt>
                <c:pt idx="168">
                  <c:v>0.88999734764440031</c:v>
                </c:pt>
                <c:pt idx="169">
                  <c:v>0.88306736411490394</c:v>
                </c:pt>
                <c:pt idx="170">
                  <c:v>0.87595430797473606</c:v>
                </c:pt>
                <c:pt idx="171">
                  <c:v>0.86855461744746987</c:v>
                </c:pt>
                <c:pt idx="172">
                  <c:v>0.85837617666782962</c:v>
                </c:pt>
                <c:pt idx="173">
                  <c:v>0.85351745347372887</c:v>
                </c:pt>
                <c:pt idx="174">
                  <c:v>0.84539866961293753</c:v>
                </c:pt>
                <c:pt idx="175">
                  <c:v>0.84096289036905258</c:v>
                </c:pt>
                <c:pt idx="176">
                  <c:v>0.83578425024770964</c:v>
                </c:pt>
                <c:pt idx="177">
                  <c:v>0.83074923496077924</c:v>
                </c:pt>
                <c:pt idx="178">
                  <c:v>0.82589375985121094</c:v>
                </c:pt>
                <c:pt idx="179">
                  <c:v>0.82028981321032368</c:v>
                </c:pt>
                <c:pt idx="180">
                  <c:v>0.81140160133502381</c:v>
                </c:pt>
                <c:pt idx="181">
                  <c:v>0.80605148195953213</c:v>
                </c:pt>
                <c:pt idx="182">
                  <c:v>0.7904961600718704</c:v>
                </c:pt>
                <c:pt idx="183">
                  <c:v>0.7816114352152157</c:v>
                </c:pt>
                <c:pt idx="184">
                  <c:v>0.76381383702038341</c:v>
                </c:pt>
                <c:pt idx="185">
                  <c:v>0.74449054128071912</c:v>
                </c:pt>
                <c:pt idx="186">
                  <c:v>0.73351058182633078</c:v>
                </c:pt>
                <c:pt idx="187">
                  <c:v>0.71546902583592309</c:v>
                </c:pt>
                <c:pt idx="188">
                  <c:v>0.69936546793227794</c:v>
                </c:pt>
                <c:pt idx="189">
                  <c:v>0.67982004058007173</c:v>
                </c:pt>
                <c:pt idx="190">
                  <c:v>0.65363633543091115</c:v>
                </c:pt>
                <c:pt idx="191">
                  <c:v>0.64004459722713425</c:v>
                </c:pt>
                <c:pt idx="192">
                  <c:v>0.61690987408922038</c:v>
                </c:pt>
                <c:pt idx="193">
                  <c:v>0.595695610652482</c:v>
                </c:pt>
                <c:pt idx="194">
                  <c:v>0.57287488764600725</c:v>
                </c:pt>
                <c:pt idx="195">
                  <c:v>0.53038085698653448</c:v>
                </c:pt>
                <c:pt idx="196">
                  <c:v>0.52932997069889698</c:v>
                </c:pt>
                <c:pt idx="197">
                  <c:v>0.50979408241803348</c:v>
                </c:pt>
                <c:pt idx="198">
                  <c:v>0.48931969568320155</c:v>
                </c:pt>
                <c:pt idx="199">
                  <c:v>0.46732191714929233</c:v>
                </c:pt>
                <c:pt idx="200">
                  <c:v>0.43958084364852495</c:v>
                </c:pt>
                <c:pt idx="201">
                  <c:v>0.42718631262158263</c:v>
                </c:pt>
                <c:pt idx="202">
                  <c:v>0.39999432284081482</c:v>
                </c:pt>
                <c:pt idx="203">
                  <c:v>0.38997884858213405</c:v>
                </c:pt>
                <c:pt idx="204">
                  <c:v>0.36943073280348876</c:v>
                </c:pt>
                <c:pt idx="205">
                  <c:v>0.35590803793418446</c:v>
                </c:pt>
                <c:pt idx="206">
                  <c:v>0.34230546215778163</c:v>
                </c:pt>
                <c:pt idx="207">
                  <c:v>0.32798371247811736</c:v>
                </c:pt>
                <c:pt idx="208">
                  <c:v>0.31656708315245796</c:v>
                </c:pt>
                <c:pt idx="209">
                  <c:v>0.30618129560468815</c:v>
                </c:pt>
                <c:pt idx="210">
                  <c:v>0.29423159549293731</c:v>
                </c:pt>
                <c:pt idx="211">
                  <c:v>0.28888312979329717</c:v>
                </c:pt>
                <c:pt idx="212">
                  <c:v>0.28053448722193014</c:v>
                </c:pt>
                <c:pt idx="213">
                  <c:v>0.27288662638118688</c:v>
                </c:pt>
                <c:pt idx="214">
                  <c:v>0.26244214722805742</c:v>
                </c:pt>
                <c:pt idx="215">
                  <c:v>0.25424178354071919</c:v>
                </c:pt>
                <c:pt idx="216">
                  <c:v>0.2517748525137769</c:v>
                </c:pt>
                <c:pt idx="217">
                  <c:v>0.24540371351953233</c:v>
                </c:pt>
                <c:pt idx="218">
                  <c:v>0.24031690213228998</c:v>
                </c:pt>
                <c:pt idx="219">
                  <c:v>0.23472821495157048</c:v>
                </c:pt>
                <c:pt idx="220">
                  <c:v>0.22563256769593518</c:v>
                </c:pt>
                <c:pt idx="221">
                  <c:v>0.22217444096082722</c:v>
                </c:pt>
                <c:pt idx="222">
                  <c:v>0.20608677334425646</c:v>
                </c:pt>
                <c:pt idx="223">
                  <c:v>0.2055762547969783</c:v>
                </c:pt>
                <c:pt idx="224">
                  <c:v>0.20292746697064726</c:v>
                </c:pt>
                <c:pt idx="225">
                  <c:v>0.19655098417546737</c:v>
                </c:pt>
                <c:pt idx="226">
                  <c:v>0.19503485289201428</c:v>
                </c:pt>
                <c:pt idx="227">
                  <c:v>0.1885119304217624</c:v>
                </c:pt>
                <c:pt idx="228">
                  <c:v>0.18518598115856105</c:v>
                </c:pt>
                <c:pt idx="229">
                  <c:v>0.17645371358405237</c:v>
                </c:pt>
                <c:pt idx="230">
                  <c:v>0.15841859319507162</c:v>
                </c:pt>
                <c:pt idx="231">
                  <c:v>0.15388611503161831</c:v>
                </c:pt>
                <c:pt idx="232">
                  <c:v>0.13397071498153471</c:v>
                </c:pt>
                <c:pt idx="233">
                  <c:v>0.13136675238872855</c:v>
                </c:pt>
                <c:pt idx="234">
                  <c:v>0.11999720920920816</c:v>
                </c:pt>
                <c:pt idx="235">
                  <c:v>0.11033531398551526</c:v>
                </c:pt>
                <c:pt idx="236">
                  <c:v>0.10193225708249386</c:v>
                </c:pt>
                <c:pt idx="237">
                  <c:v>9.2375786740575255E-2</c:v>
                </c:pt>
                <c:pt idx="238">
                  <c:v>8.3747609011270568E-2</c:v>
                </c:pt>
                <c:pt idx="239">
                  <c:v>7.5557068368105093E-2</c:v>
                </c:pt>
                <c:pt idx="240">
                  <c:v>6.5598032098824727E-2</c:v>
                </c:pt>
                <c:pt idx="241">
                  <c:v>6.2587681207205856E-2</c:v>
                </c:pt>
                <c:pt idx="242">
                  <c:v>5.3970433385323369E-2</c:v>
                </c:pt>
                <c:pt idx="243">
                  <c:v>5.1717287616990092E-2</c:v>
                </c:pt>
                <c:pt idx="244">
                  <c:v>4.5689985970371418E-2</c:v>
                </c:pt>
                <c:pt idx="245">
                  <c:v>3.8083259052086142E-2</c:v>
                </c:pt>
                <c:pt idx="246">
                  <c:v>3.3260060747241929E-2</c:v>
                </c:pt>
                <c:pt idx="247">
                  <c:v>2.463631179999954E-2</c:v>
                </c:pt>
                <c:pt idx="248">
                  <c:v>1.9964959408884705E-2</c:v>
                </c:pt>
                <c:pt idx="249">
                  <c:v>1.3458962054579981E-2</c:v>
                </c:pt>
                <c:pt idx="250">
                  <c:v>1.1925898596639763E-3</c:v>
                </c:pt>
                <c:pt idx="251">
                  <c:v>-6.6836927952082688E-4</c:v>
                </c:pt>
                <c:pt idx="252">
                  <c:v>-1.7988303861235268E-2</c:v>
                </c:pt>
                <c:pt idx="253">
                  <c:v>-1.9967644094137003E-2</c:v>
                </c:pt>
                <c:pt idx="254">
                  <c:v>-2.55426600684776E-2</c:v>
                </c:pt>
                <c:pt idx="255">
                  <c:v>-3.5188552725384091E-2</c:v>
                </c:pt>
                <c:pt idx="256">
                  <c:v>-4.0797464589628504E-2</c:v>
                </c:pt>
                <c:pt idx="257">
                  <c:v>-4.7782107633993091E-2</c:v>
                </c:pt>
                <c:pt idx="258">
                  <c:v>-5.4152901123489583E-2</c:v>
                </c:pt>
                <c:pt idx="259">
                  <c:v>-5.5040885359340867E-2</c:v>
                </c:pt>
                <c:pt idx="260">
                  <c:v>-5.8097682067494362E-2</c:v>
                </c:pt>
                <c:pt idx="261">
                  <c:v>-5.8174223566655005E-2</c:v>
                </c:pt>
                <c:pt idx="262">
                  <c:v>-5.8780178008861241E-2</c:v>
                </c:pt>
                <c:pt idx="263">
                  <c:v>-5.8321531776247326E-2</c:v>
                </c:pt>
                <c:pt idx="264">
                  <c:v>-5.8299585030096246E-2</c:v>
                </c:pt>
                <c:pt idx="265">
                  <c:v>-5.8294485358825268E-2</c:v>
                </c:pt>
                <c:pt idx="266">
                  <c:v>-5.8216887106846853E-2</c:v>
                </c:pt>
                <c:pt idx="267">
                  <c:v>-5.7870225063897218E-2</c:v>
                </c:pt>
                <c:pt idx="268">
                  <c:v>-5.6958625487878015E-2</c:v>
                </c:pt>
                <c:pt idx="269">
                  <c:v>-5.6779917753225738E-2</c:v>
                </c:pt>
                <c:pt idx="270">
                  <c:v>-5.7571196774400785E-2</c:v>
                </c:pt>
                <c:pt idx="271">
                  <c:v>-5.8682299371187345E-2</c:v>
                </c:pt>
                <c:pt idx="272">
                  <c:v>-6.188957489070776E-2</c:v>
                </c:pt>
                <c:pt idx="273">
                  <c:v>-7.1477292497350492E-2</c:v>
                </c:pt>
                <c:pt idx="274">
                  <c:v>-7.1985198891487093E-2</c:v>
                </c:pt>
                <c:pt idx="275">
                  <c:v>-7.2221951474101001E-2</c:v>
                </c:pt>
                <c:pt idx="276">
                  <c:v>-7.6447943116187397E-2</c:v>
                </c:pt>
                <c:pt idx="277">
                  <c:v>-8.0794350016427208E-2</c:v>
                </c:pt>
                <c:pt idx="278">
                  <c:v>-8.5812096197554241E-2</c:v>
                </c:pt>
                <c:pt idx="279">
                  <c:v>-8.785175055765021E-2</c:v>
                </c:pt>
                <c:pt idx="280">
                  <c:v>-9.1494932336511042E-2</c:v>
                </c:pt>
                <c:pt idx="281">
                  <c:v>-9.4149792902458396E-2</c:v>
                </c:pt>
                <c:pt idx="282">
                  <c:v>-9.9301294057134656E-2</c:v>
                </c:pt>
                <c:pt idx="283">
                  <c:v>-0.10159575915538396</c:v>
                </c:pt>
                <c:pt idx="284">
                  <c:v>-0.10311746850068378</c:v>
                </c:pt>
                <c:pt idx="285">
                  <c:v>-0.10395655784610344</c:v>
                </c:pt>
                <c:pt idx="286">
                  <c:v>-0.10382293500255428</c:v>
                </c:pt>
                <c:pt idx="287">
                  <c:v>-0.10348446644658306</c:v>
                </c:pt>
                <c:pt idx="288">
                  <c:v>-0.10336166767197874</c:v>
                </c:pt>
                <c:pt idx="289">
                  <c:v>-0.10350022761688281</c:v>
                </c:pt>
                <c:pt idx="290">
                  <c:v>-0.10419260550388521</c:v>
                </c:pt>
                <c:pt idx="291">
                  <c:v>-0.10494166551539602</c:v>
                </c:pt>
                <c:pt idx="292">
                  <c:v>-0.10572466895593559</c:v>
                </c:pt>
                <c:pt idx="293">
                  <c:v>-0.10598882177550394</c:v>
                </c:pt>
                <c:pt idx="294">
                  <c:v>-0.10547883791363342</c:v>
                </c:pt>
                <c:pt idx="295">
                  <c:v>-0.10363121489452071</c:v>
                </c:pt>
                <c:pt idx="296">
                  <c:v>-0.10118611585271017</c:v>
                </c:pt>
                <c:pt idx="297">
                  <c:v>-9.9001672892398418E-2</c:v>
                </c:pt>
                <c:pt idx="298">
                  <c:v>-9.7695260816331272E-2</c:v>
                </c:pt>
                <c:pt idx="299">
                  <c:v>-9.7558819124125035E-2</c:v>
                </c:pt>
                <c:pt idx="300">
                  <c:v>-9.7587226100791707E-2</c:v>
                </c:pt>
                <c:pt idx="301">
                  <c:v>-9.721435883489242E-2</c:v>
                </c:pt>
                <c:pt idx="302">
                  <c:v>-9.5903369744568659E-2</c:v>
                </c:pt>
                <c:pt idx="303">
                  <c:v>-9.2597487139784523E-2</c:v>
                </c:pt>
                <c:pt idx="304">
                  <c:v>-9.2372608218777352E-2</c:v>
                </c:pt>
                <c:pt idx="305">
                  <c:v>-9.004151019719453E-2</c:v>
                </c:pt>
                <c:pt idx="306">
                  <c:v>-8.8103491273405554E-2</c:v>
                </c:pt>
                <c:pt idx="307">
                  <c:v>-8.7008399070959558E-2</c:v>
                </c:pt>
                <c:pt idx="308">
                  <c:v>-8.6791595810983529E-2</c:v>
                </c:pt>
                <c:pt idx="309">
                  <c:v>-8.7373897077949972E-2</c:v>
                </c:pt>
                <c:pt idx="310">
                  <c:v>-8.8382187590875627E-2</c:v>
                </c:pt>
                <c:pt idx="311">
                  <c:v>-8.9807340476619008E-2</c:v>
                </c:pt>
                <c:pt idx="312">
                  <c:v>-9.1854269268585406E-2</c:v>
                </c:pt>
                <c:pt idx="313">
                  <c:v>-9.599707845655904E-2</c:v>
                </c:pt>
                <c:pt idx="314">
                  <c:v>-9.6357543836774945E-2</c:v>
                </c:pt>
                <c:pt idx="315">
                  <c:v>-9.8669800769844399E-2</c:v>
                </c:pt>
                <c:pt idx="316">
                  <c:v>-0.10080263779037198</c:v>
                </c:pt>
                <c:pt idx="317">
                  <c:v>-0.10307755732241042</c:v>
                </c:pt>
                <c:pt idx="318">
                  <c:v>-0.10563478293097157</c:v>
                </c:pt>
                <c:pt idx="319">
                  <c:v>-0.10774377410233842</c:v>
                </c:pt>
                <c:pt idx="320">
                  <c:v>-0.10865590480157107</c:v>
                </c:pt>
                <c:pt idx="321">
                  <c:v>-0.10844526557926892</c:v>
                </c:pt>
                <c:pt idx="322">
                  <c:v>-0.10703635788274612</c:v>
                </c:pt>
                <c:pt idx="323">
                  <c:v>-0.10418094184635529</c:v>
                </c:pt>
                <c:pt idx="324">
                  <c:v>-0.10219148948285403</c:v>
                </c:pt>
                <c:pt idx="325">
                  <c:v>-9.8942040662302472E-2</c:v>
                </c:pt>
                <c:pt idx="326">
                  <c:v>-9.7568790191223317E-2</c:v>
                </c:pt>
                <c:pt idx="327">
                  <c:v>-9.5411627793309681E-2</c:v>
                </c:pt>
                <c:pt idx="328">
                  <c:v>-9.2276866167650184E-2</c:v>
                </c:pt>
                <c:pt idx="329">
                  <c:v>-9.1128150167686189E-2</c:v>
                </c:pt>
                <c:pt idx="330">
                  <c:v>-8.9674747595791721E-2</c:v>
                </c:pt>
                <c:pt idx="331">
                  <c:v>-8.8346342503261704E-2</c:v>
                </c:pt>
                <c:pt idx="332">
                  <c:v>-8.6247102450467919E-2</c:v>
                </c:pt>
                <c:pt idx="333">
                  <c:v>-8.3421233715647788E-2</c:v>
                </c:pt>
                <c:pt idx="334">
                  <c:v>-8.1004093840455982E-2</c:v>
                </c:pt>
                <c:pt idx="335">
                  <c:v>-7.8172742048297647E-2</c:v>
                </c:pt>
                <c:pt idx="336">
                  <c:v>-7.5262375791031469E-2</c:v>
                </c:pt>
                <c:pt idx="337">
                  <c:v>-7.4629597852710158E-2</c:v>
                </c:pt>
                <c:pt idx="338">
                  <c:v>-7.3486652839101024E-2</c:v>
                </c:pt>
                <c:pt idx="339">
                  <c:v>-7.2460711872014708E-2</c:v>
                </c:pt>
                <c:pt idx="340">
                  <c:v>-7.0502849662014686E-2</c:v>
                </c:pt>
                <c:pt idx="341">
                  <c:v>-6.771667339561184E-2</c:v>
                </c:pt>
                <c:pt idx="342">
                  <c:v>-6.7427628133057915E-2</c:v>
                </c:pt>
                <c:pt idx="343">
                  <c:v>-6.5562416284304897E-2</c:v>
                </c:pt>
                <c:pt idx="344">
                  <c:v>-6.551342450534807E-2</c:v>
                </c:pt>
                <c:pt idx="345">
                  <c:v>-6.5212029488321679E-2</c:v>
                </c:pt>
                <c:pt idx="346">
                  <c:v>-6.4721836104089062E-2</c:v>
                </c:pt>
                <c:pt idx="347">
                  <c:v>-6.4706724279029113E-2</c:v>
                </c:pt>
                <c:pt idx="348">
                  <c:v>-6.5134284128909217E-2</c:v>
                </c:pt>
                <c:pt idx="349">
                  <c:v>-6.5557823711343277E-2</c:v>
                </c:pt>
                <c:pt idx="350">
                  <c:v>-6.6116086677458399E-2</c:v>
                </c:pt>
                <c:pt idx="351">
                  <c:v>-6.7069328877722184E-2</c:v>
                </c:pt>
                <c:pt idx="352">
                  <c:v>-6.7266084491990771E-2</c:v>
                </c:pt>
                <c:pt idx="353">
                  <c:v>-6.9501862184916427E-2</c:v>
                </c:pt>
                <c:pt idx="354">
                  <c:v>-6.9524487110911623E-2</c:v>
                </c:pt>
                <c:pt idx="355">
                  <c:v>-6.9488301382614262E-2</c:v>
                </c:pt>
                <c:pt idx="356">
                  <c:v>-6.8855931133501538E-2</c:v>
                </c:pt>
                <c:pt idx="357">
                  <c:v>-6.8547470471475164E-2</c:v>
                </c:pt>
                <c:pt idx="358">
                  <c:v>-6.8514646936391227E-2</c:v>
                </c:pt>
                <c:pt idx="359">
                  <c:v>-6.8991974961714969E-2</c:v>
                </c:pt>
                <c:pt idx="360">
                  <c:v>-7.0450253454292913E-2</c:v>
                </c:pt>
                <c:pt idx="361">
                  <c:v>-7.1612774186738962E-2</c:v>
                </c:pt>
                <c:pt idx="362">
                  <c:v>-7.1731246455683809E-2</c:v>
                </c:pt>
                <c:pt idx="363">
                  <c:v>-7.2129661682398441E-2</c:v>
                </c:pt>
                <c:pt idx="364">
                  <c:v>-7.2074949779868488E-2</c:v>
                </c:pt>
                <c:pt idx="365">
                  <c:v>-7.1264005035863665E-2</c:v>
                </c:pt>
                <c:pt idx="366">
                  <c:v>-6.88852525053361E-2</c:v>
                </c:pt>
                <c:pt idx="367">
                  <c:v>-6.7847435343273754E-2</c:v>
                </c:pt>
                <c:pt idx="368">
                  <c:v>-6.6353809296715013E-2</c:v>
                </c:pt>
                <c:pt idx="369">
                  <c:v>-6.508083883532409E-2</c:v>
                </c:pt>
                <c:pt idx="370">
                  <c:v>-6.3693899229556719E-2</c:v>
                </c:pt>
                <c:pt idx="371">
                  <c:v>-6.1572908038045937E-2</c:v>
                </c:pt>
                <c:pt idx="372">
                  <c:v>-6.1080888767302527E-2</c:v>
                </c:pt>
                <c:pt idx="373">
                  <c:v>-6.0043170490947616E-2</c:v>
                </c:pt>
                <c:pt idx="374">
                  <c:v>-6.0056036407434427E-2</c:v>
                </c:pt>
                <c:pt idx="375">
                  <c:v>-6.0389296351930827E-2</c:v>
                </c:pt>
                <c:pt idx="376">
                  <c:v>-6.018168737211068E-2</c:v>
                </c:pt>
                <c:pt idx="377">
                  <c:v>-5.9463811349089124E-2</c:v>
                </c:pt>
                <c:pt idx="378">
                  <c:v>-5.6972851934460833E-2</c:v>
                </c:pt>
                <c:pt idx="379">
                  <c:v>-5.5516588494113069E-2</c:v>
                </c:pt>
                <c:pt idx="380">
                  <c:v>-5.3501124480228243E-2</c:v>
                </c:pt>
                <c:pt idx="381">
                  <c:v>-5.0174785048573492E-2</c:v>
                </c:pt>
                <c:pt idx="382">
                  <c:v>-4.9465756109700602E-2</c:v>
                </c:pt>
                <c:pt idx="383">
                  <c:v>-4.6608916240024362E-2</c:v>
                </c:pt>
                <c:pt idx="384">
                  <c:v>-4.6524369867266574E-2</c:v>
                </c:pt>
                <c:pt idx="385">
                  <c:v>-4.6333214318921248E-2</c:v>
                </c:pt>
                <c:pt idx="386">
                  <c:v>-4.6134246009089115E-2</c:v>
                </c:pt>
                <c:pt idx="387">
                  <c:v>-4.590649502954474E-2</c:v>
                </c:pt>
                <c:pt idx="388">
                  <c:v>-4.5696023072674237E-2</c:v>
                </c:pt>
                <c:pt idx="389">
                  <c:v>-4.5484802617902061E-2</c:v>
                </c:pt>
                <c:pt idx="390">
                  <c:v>-4.5049132724520755E-2</c:v>
                </c:pt>
                <c:pt idx="391">
                  <c:v>-4.392023870065985E-2</c:v>
                </c:pt>
                <c:pt idx="392">
                  <c:v>-4.3900080270971607E-2</c:v>
                </c:pt>
                <c:pt idx="393">
                  <c:v>-4.3962803451499187E-2</c:v>
                </c:pt>
                <c:pt idx="394">
                  <c:v>-4.4153738635156259E-2</c:v>
                </c:pt>
                <c:pt idx="395">
                  <c:v>-4.4229288281571126E-2</c:v>
                </c:pt>
                <c:pt idx="396">
                  <c:v>-4.405735192166705E-2</c:v>
                </c:pt>
                <c:pt idx="397">
                  <c:v>-4.3759647564556747E-2</c:v>
                </c:pt>
                <c:pt idx="398">
                  <c:v>-4.3354457096259388E-2</c:v>
                </c:pt>
                <c:pt idx="399">
                  <c:v>-4.312935975624739E-2</c:v>
                </c:pt>
                <c:pt idx="400">
                  <c:v>-4.3045486979328931E-2</c:v>
                </c:pt>
                <c:pt idx="401">
                  <c:v>-4.1844751414808534E-2</c:v>
                </c:pt>
                <c:pt idx="402">
                  <c:v>-4.1134463564328989E-2</c:v>
                </c:pt>
                <c:pt idx="403">
                  <c:v>-3.4748997100923676E-2</c:v>
                </c:pt>
                <c:pt idx="404">
                  <c:v>-3.4544257650731727E-2</c:v>
                </c:pt>
                <c:pt idx="405">
                  <c:v>-3.2325376023753342E-2</c:v>
                </c:pt>
                <c:pt idx="406">
                  <c:v>-2.8803041920875648E-2</c:v>
                </c:pt>
                <c:pt idx="407">
                  <c:v>-2.7076813466678975E-2</c:v>
                </c:pt>
                <c:pt idx="408">
                  <c:v>-2.5883724226906827E-2</c:v>
                </c:pt>
                <c:pt idx="409">
                  <c:v>-2.4498784568249735E-2</c:v>
                </c:pt>
                <c:pt idx="410">
                  <c:v>-2.4269891054916472E-2</c:v>
                </c:pt>
                <c:pt idx="411">
                  <c:v>-2.006252941309394E-2</c:v>
                </c:pt>
                <c:pt idx="412">
                  <c:v>-1.9981809065204241E-2</c:v>
                </c:pt>
                <c:pt idx="413">
                  <c:v>-1.9063859632014728E-2</c:v>
                </c:pt>
                <c:pt idx="414">
                  <c:v>-1.6860775123069979E-2</c:v>
                </c:pt>
                <c:pt idx="415">
                  <c:v>-1.5902388825659808E-2</c:v>
                </c:pt>
                <c:pt idx="416">
                  <c:v>-1.168838554124728E-2</c:v>
                </c:pt>
                <c:pt idx="417">
                  <c:v>-8.7439950089690868E-3</c:v>
                </c:pt>
                <c:pt idx="418">
                  <c:v>-8.7439950089690868E-3</c:v>
                </c:pt>
                <c:pt idx="419">
                  <c:v>-8.7439950089690868E-3</c:v>
                </c:pt>
                <c:pt idx="420">
                  <c:v>-8.7439950089690868E-3</c:v>
                </c:pt>
                <c:pt idx="421">
                  <c:v>-8.7439950089690868E-3</c:v>
                </c:pt>
                <c:pt idx="422">
                  <c:v>-8.7439950089690868E-3</c:v>
                </c:pt>
                <c:pt idx="423">
                  <c:v>-8.7439950089690868E-3</c:v>
                </c:pt>
                <c:pt idx="424">
                  <c:v>-8.7439950089690868E-3</c:v>
                </c:pt>
                <c:pt idx="425">
                  <c:v>-8.7439950089690868E-3</c:v>
                </c:pt>
                <c:pt idx="426">
                  <c:v>-8.7439950089690868E-3</c:v>
                </c:pt>
                <c:pt idx="427">
                  <c:v>-8.7439950089690868E-3</c:v>
                </c:pt>
                <c:pt idx="428">
                  <c:v>-8.7439950089690868E-3</c:v>
                </c:pt>
                <c:pt idx="429">
                  <c:v>-8.7439950089690868E-3</c:v>
                </c:pt>
                <c:pt idx="430">
                  <c:v>-8.7439950089690868E-3</c:v>
                </c:pt>
                <c:pt idx="431">
                  <c:v>-8.7439950089690868E-3</c:v>
                </c:pt>
                <c:pt idx="432">
                  <c:v>-8.7439950089690868E-3</c:v>
                </c:pt>
                <c:pt idx="433">
                  <c:v>-8.7439950089690868E-3</c:v>
                </c:pt>
                <c:pt idx="434">
                  <c:v>-8.7439950089690868E-3</c:v>
                </c:pt>
                <c:pt idx="435">
                  <c:v>-8.7439950089690868E-3</c:v>
                </c:pt>
                <c:pt idx="436">
                  <c:v>-8.7439950089690868E-3</c:v>
                </c:pt>
                <c:pt idx="437">
                  <c:v>-8.7439950089690868E-3</c:v>
                </c:pt>
                <c:pt idx="438">
                  <c:v>-8.7439950089690868E-3</c:v>
                </c:pt>
                <c:pt idx="439">
                  <c:v>-8.7439950089690868E-3</c:v>
                </c:pt>
                <c:pt idx="440">
                  <c:v>-8.7439950089690868E-3</c:v>
                </c:pt>
                <c:pt idx="441">
                  <c:v>-8.7439950089690868E-3</c:v>
                </c:pt>
                <c:pt idx="442">
                  <c:v>-8.7439950089690868E-3</c:v>
                </c:pt>
                <c:pt idx="443">
                  <c:v>-8.7439950089690868E-3</c:v>
                </c:pt>
                <c:pt idx="444">
                  <c:v>-8.7439950089690868E-3</c:v>
                </c:pt>
                <c:pt idx="445">
                  <c:v>-8.7439950089690868E-3</c:v>
                </c:pt>
                <c:pt idx="446">
                  <c:v>-8.7439950089690868E-3</c:v>
                </c:pt>
                <c:pt idx="447">
                  <c:v>-8.7439950089690868E-3</c:v>
                </c:pt>
                <c:pt idx="448">
                  <c:v>-8.7439950089690868E-3</c:v>
                </c:pt>
                <c:pt idx="449">
                  <c:v>-8.7439950089690868E-3</c:v>
                </c:pt>
                <c:pt idx="450">
                  <c:v>-8.7439950089690868E-3</c:v>
                </c:pt>
                <c:pt idx="451">
                  <c:v>-8.7439950089690868E-3</c:v>
                </c:pt>
                <c:pt idx="452">
                  <c:v>-8.7439950089690868E-3</c:v>
                </c:pt>
                <c:pt idx="453">
                  <c:v>-8.7439950089690868E-3</c:v>
                </c:pt>
                <c:pt idx="454">
                  <c:v>-8.7439950089690868E-3</c:v>
                </c:pt>
                <c:pt idx="455">
                  <c:v>-8.7439950089690868E-3</c:v>
                </c:pt>
                <c:pt idx="456">
                  <c:v>-8.7439950089690868E-3</c:v>
                </c:pt>
                <c:pt idx="457">
                  <c:v>-8.7439950089690868E-3</c:v>
                </c:pt>
                <c:pt idx="458">
                  <c:v>-8.7439950089690868E-3</c:v>
                </c:pt>
                <c:pt idx="459">
                  <c:v>-8.7439950089690868E-3</c:v>
                </c:pt>
                <c:pt idx="460">
                  <c:v>-8.7439950089690868E-3</c:v>
                </c:pt>
                <c:pt idx="461">
                  <c:v>-8.7439950089690868E-3</c:v>
                </c:pt>
                <c:pt idx="462">
                  <c:v>-8.7439950089690868E-3</c:v>
                </c:pt>
                <c:pt idx="463">
                  <c:v>-8.7439950089690868E-3</c:v>
                </c:pt>
                <c:pt idx="464">
                  <c:v>-8.7439950089690868E-3</c:v>
                </c:pt>
                <c:pt idx="465">
                  <c:v>-8.7439950089690868E-3</c:v>
                </c:pt>
                <c:pt idx="466">
                  <c:v>-8.7439950089690868E-3</c:v>
                </c:pt>
                <c:pt idx="467">
                  <c:v>-8.7439950089690868E-3</c:v>
                </c:pt>
                <c:pt idx="468">
                  <c:v>-8.7439950089690868E-3</c:v>
                </c:pt>
                <c:pt idx="469">
                  <c:v>-8.7439950089690868E-3</c:v>
                </c:pt>
                <c:pt idx="470">
                  <c:v>-8.7439950089690868E-3</c:v>
                </c:pt>
                <c:pt idx="471">
                  <c:v>-8.7439950089690868E-3</c:v>
                </c:pt>
                <c:pt idx="472">
                  <c:v>-8.7439950089690868E-3</c:v>
                </c:pt>
                <c:pt idx="473">
                  <c:v>-8.7439950089690868E-3</c:v>
                </c:pt>
                <c:pt idx="474">
                  <c:v>-8.7439950089690868E-3</c:v>
                </c:pt>
                <c:pt idx="475">
                  <c:v>-8.7439950089690868E-3</c:v>
                </c:pt>
                <c:pt idx="476">
                  <c:v>-8.7439950089690868E-3</c:v>
                </c:pt>
                <c:pt idx="477">
                  <c:v>-8.7439950089690868E-3</c:v>
                </c:pt>
                <c:pt idx="478">
                  <c:v>-8.7439950089690868E-3</c:v>
                </c:pt>
                <c:pt idx="479">
                  <c:v>-8.7439950089690868E-3</c:v>
                </c:pt>
                <c:pt idx="480">
                  <c:v>-8.7439950089690868E-3</c:v>
                </c:pt>
                <c:pt idx="481">
                  <c:v>-8.7439950089690868E-3</c:v>
                </c:pt>
                <c:pt idx="482">
                  <c:v>-8.7439950089690868E-3</c:v>
                </c:pt>
                <c:pt idx="483">
                  <c:v>-8.7439950089690868E-3</c:v>
                </c:pt>
                <c:pt idx="484">
                  <c:v>-8.7439950089690868E-3</c:v>
                </c:pt>
                <c:pt idx="485">
                  <c:v>-8.7439950089690868E-3</c:v>
                </c:pt>
                <c:pt idx="486">
                  <c:v>-8.7439950089690868E-3</c:v>
                </c:pt>
                <c:pt idx="487">
                  <c:v>-8.7439950089690868E-3</c:v>
                </c:pt>
                <c:pt idx="488">
                  <c:v>-8.7439950089690868E-3</c:v>
                </c:pt>
                <c:pt idx="489">
                  <c:v>-8.7439950089690868E-3</c:v>
                </c:pt>
                <c:pt idx="490">
                  <c:v>-8.7439950089690868E-3</c:v>
                </c:pt>
                <c:pt idx="491">
                  <c:v>-8.7439950089690868E-3</c:v>
                </c:pt>
                <c:pt idx="492">
                  <c:v>-8.7439950089690868E-3</c:v>
                </c:pt>
                <c:pt idx="493">
                  <c:v>-8.7439950089690868E-3</c:v>
                </c:pt>
                <c:pt idx="494">
                  <c:v>-8.7439950089690868E-3</c:v>
                </c:pt>
                <c:pt idx="495">
                  <c:v>-8.7439950089690868E-3</c:v>
                </c:pt>
                <c:pt idx="496">
                  <c:v>-8.7439950089690868E-3</c:v>
                </c:pt>
                <c:pt idx="497">
                  <c:v>-8.7439950089690868E-3</c:v>
                </c:pt>
                <c:pt idx="498">
                  <c:v>-8.7439950089690868E-3</c:v>
                </c:pt>
                <c:pt idx="499">
                  <c:v>-8.7439950089690868E-3</c:v>
                </c:pt>
              </c:numCache>
            </c:numRef>
          </c:yVal>
          <c:smooth val="0"/>
          <c:extLst>
            <c:ext xmlns:c16="http://schemas.microsoft.com/office/drawing/2014/chart" uri="{C3380CC4-5D6E-409C-BE32-E72D297353CC}">
              <c16:uniqueId val="{00000003-0055-4330-AF3C-A4C44FCE0D41}"/>
            </c:ext>
          </c:extLst>
        </c:ser>
        <c:ser>
          <c:idx val="4"/>
          <c:order val="4"/>
          <c:tx>
            <c:strRef>
              <c:f>実験2計算_AVE!$AK$2</c:f>
              <c:strCache>
                <c:ptCount val="1"/>
                <c:pt idx="0">
                  <c:v>0.4</c:v>
                </c:pt>
              </c:strCache>
            </c:strRef>
          </c:tx>
          <c:spPr>
            <a:ln w="25400" cap="rnd">
              <a:noFill/>
              <a:round/>
            </a:ln>
            <a:effectLst/>
          </c:spPr>
          <c:marker>
            <c:symbol val="circle"/>
            <c:size val="5"/>
            <c:spPr>
              <a:solidFill>
                <a:schemeClr val="accent5"/>
              </a:solidFill>
              <a:ln w="9525">
                <a:solidFill>
                  <a:schemeClr val="accent5"/>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実験2計算_AVE!$AK$3:$AK$502</c:f>
              <c:numCache>
                <c:formatCode>General</c:formatCode>
                <c:ptCount val="500"/>
                <c:pt idx="0">
                  <c:v>0</c:v>
                </c:pt>
                <c:pt idx="1">
                  <c:v>1.1537055205275777E-3</c:v>
                </c:pt>
                <c:pt idx="2">
                  <c:v>1.369158689544364E-3</c:v>
                </c:pt>
                <c:pt idx="3">
                  <c:v>1.5369593605035964E-3</c:v>
                </c:pt>
                <c:pt idx="4">
                  <c:v>5.4261996070263784E-3</c:v>
                </c:pt>
                <c:pt idx="5">
                  <c:v>1.0610477912613908E-2</c:v>
                </c:pt>
                <c:pt idx="6">
                  <c:v>1.7126239486762587E-2</c:v>
                </c:pt>
                <c:pt idx="7">
                  <c:v>1.8268045386906472E-2</c:v>
                </c:pt>
                <c:pt idx="8">
                  <c:v>2.1320141196930455E-2</c:v>
                </c:pt>
                <c:pt idx="9">
                  <c:v>2.4102035873429253E-2</c:v>
                </c:pt>
                <c:pt idx="10">
                  <c:v>2.6380056322374099E-2</c:v>
                </c:pt>
                <c:pt idx="11">
                  <c:v>2.8494367522086329E-2</c:v>
                </c:pt>
                <c:pt idx="12">
                  <c:v>2.9633022699472419E-2</c:v>
                </c:pt>
                <c:pt idx="13">
                  <c:v>3.1913103086139087E-2</c:v>
                </c:pt>
                <c:pt idx="14">
                  <c:v>3.2655756891127097E-2</c:v>
                </c:pt>
                <c:pt idx="15">
                  <c:v>3.3700951002398082E-2</c:v>
                </c:pt>
                <c:pt idx="16">
                  <c:v>3.7137910902398083E-2</c:v>
                </c:pt>
                <c:pt idx="17">
                  <c:v>3.733427875004796E-2</c:v>
                </c:pt>
                <c:pt idx="18">
                  <c:v>3.7715320089664266E-2</c:v>
                </c:pt>
                <c:pt idx="19">
                  <c:v>3.8067180951534767E-2</c:v>
                </c:pt>
                <c:pt idx="20">
                  <c:v>3.8395831166067138E-2</c:v>
                </c:pt>
                <c:pt idx="21">
                  <c:v>4.0541682173788965E-2</c:v>
                </c:pt>
                <c:pt idx="22">
                  <c:v>4.2173706475947238E-2</c:v>
                </c:pt>
                <c:pt idx="23">
                  <c:v>4.5784093359592319E-2</c:v>
                </c:pt>
                <c:pt idx="24">
                  <c:v>4.8888390606235003E-2</c:v>
                </c:pt>
                <c:pt idx="25">
                  <c:v>5.0082812117601912E-2</c:v>
                </c:pt>
                <c:pt idx="26">
                  <c:v>5.3282129884892074E-2</c:v>
                </c:pt>
                <c:pt idx="27">
                  <c:v>5.4230352182973611E-2</c:v>
                </c:pt>
                <c:pt idx="28">
                  <c:v>5.6390781898561136E-2</c:v>
                </c:pt>
                <c:pt idx="29">
                  <c:v>5.9089573989208617E-2</c:v>
                </c:pt>
                <c:pt idx="30">
                  <c:v>6.0753838021966405E-2</c:v>
                </c:pt>
                <c:pt idx="31">
                  <c:v>6.3015432527098306E-2</c:v>
                </c:pt>
                <c:pt idx="32">
                  <c:v>6.5122340197434028E-2</c:v>
                </c:pt>
                <c:pt idx="33">
                  <c:v>6.7245327568824925E-2</c:v>
                </c:pt>
                <c:pt idx="34">
                  <c:v>7.0549697260911259E-2</c:v>
                </c:pt>
                <c:pt idx="35">
                  <c:v>7.1118024844700228E-2</c:v>
                </c:pt>
                <c:pt idx="36">
                  <c:v>7.3585522987146268E-2</c:v>
                </c:pt>
                <c:pt idx="37">
                  <c:v>7.4204999761750587E-2</c:v>
                </c:pt>
                <c:pt idx="38">
                  <c:v>7.5864565337769765E-2</c:v>
                </c:pt>
                <c:pt idx="39">
                  <c:v>7.7950764488465205E-2</c:v>
                </c:pt>
                <c:pt idx="40">
                  <c:v>7.8882698106546745E-2</c:v>
                </c:pt>
                <c:pt idx="41">
                  <c:v>8.0127724568177433E-2</c:v>
                </c:pt>
                <c:pt idx="42">
                  <c:v>8.1506025931246978E-2</c:v>
                </c:pt>
                <c:pt idx="43">
                  <c:v>8.3196426430695428E-2</c:v>
                </c:pt>
                <c:pt idx="44">
                  <c:v>8.6498590389520374E-2</c:v>
                </c:pt>
                <c:pt idx="45">
                  <c:v>8.7366764900359703E-2</c:v>
                </c:pt>
                <c:pt idx="46">
                  <c:v>9.0410427789568343E-2</c:v>
                </c:pt>
                <c:pt idx="47">
                  <c:v>9.1406774615347713E-2</c:v>
                </c:pt>
                <c:pt idx="48">
                  <c:v>9.3522749107194228E-2</c:v>
                </c:pt>
                <c:pt idx="49">
                  <c:v>9.6130618885419641E-2</c:v>
                </c:pt>
                <c:pt idx="50">
                  <c:v>9.8318303620575517E-2</c:v>
                </c:pt>
                <c:pt idx="51">
                  <c:v>0.10134717580482012</c:v>
                </c:pt>
                <c:pt idx="52">
                  <c:v>0.10458614867954433</c:v>
                </c:pt>
                <c:pt idx="53">
                  <c:v>0.10802560944434052</c:v>
                </c:pt>
                <c:pt idx="54">
                  <c:v>0.11482872987100716</c:v>
                </c:pt>
                <c:pt idx="55">
                  <c:v>0.11524014731134288</c:v>
                </c:pt>
                <c:pt idx="56">
                  <c:v>0.12251907532899275</c:v>
                </c:pt>
                <c:pt idx="57">
                  <c:v>0.12289421742254193</c:v>
                </c:pt>
                <c:pt idx="58">
                  <c:v>0.12530592511899277</c:v>
                </c:pt>
                <c:pt idx="59">
                  <c:v>0.13012323057529976</c:v>
                </c:pt>
                <c:pt idx="60">
                  <c:v>0.13105718455611509</c:v>
                </c:pt>
                <c:pt idx="61">
                  <c:v>0.13393878840340526</c:v>
                </c:pt>
                <c:pt idx="62">
                  <c:v>0.13696934796261387</c:v>
                </c:pt>
                <c:pt idx="63">
                  <c:v>0.13991544907273379</c:v>
                </c:pt>
                <c:pt idx="64">
                  <c:v>0.14437172987002392</c:v>
                </c:pt>
                <c:pt idx="65">
                  <c:v>0.14708431510549155</c:v>
                </c:pt>
                <c:pt idx="66">
                  <c:v>0.15120318636472416</c:v>
                </c:pt>
                <c:pt idx="67">
                  <c:v>0.1557891924092086</c:v>
                </c:pt>
                <c:pt idx="68">
                  <c:v>0.16046716646532372</c:v>
                </c:pt>
                <c:pt idx="69">
                  <c:v>0.16652478799043163</c:v>
                </c:pt>
                <c:pt idx="70">
                  <c:v>0.17016877489426854</c:v>
                </c:pt>
                <c:pt idx="71">
                  <c:v>0.17497522322808151</c:v>
                </c:pt>
                <c:pt idx="72">
                  <c:v>0.17966779469522781</c:v>
                </c:pt>
                <c:pt idx="73">
                  <c:v>0.1861285165097602</c:v>
                </c:pt>
                <c:pt idx="74">
                  <c:v>0.19136419168014385</c:v>
                </c:pt>
                <c:pt idx="75">
                  <c:v>0.19660370133693045</c:v>
                </c:pt>
                <c:pt idx="76">
                  <c:v>0.2028843740093525</c:v>
                </c:pt>
                <c:pt idx="77">
                  <c:v>0.2092386345226139</c:v>
                </c:pt>
                <c:pt idx="78">
                  <c:v>0.21563487255522784</c:v>
                </c:pt>
                <c:pt idx="79">
                  <c:v>0.22412368904251803</c:v>
                </c:pt>
                <c:pt idx="80">
                  <c:v>0.22922202189796165</c:v>
                </c:pt>
                <c:pt idx="81">
                  <c:v>0.23687453875983211</c:v>
                </c:pt>
                <c:pt idx="82">
                  <c:v>0.2431832065592566</c:v>
                </c:pt>
                <c:pt idx="83">
                  <c:v>0.25004192822035975</c:v>
                </c:pt>
                <c:pt idx="84">
                  <c:v>0.26124710580506</c:v>
                </c:pt>
                <c:pt idx="85">
                  <c:v>0.26510564855004803</c:v>
                </c:pt>
                <c:pt idx="86">
                  <c:v>0.28254111597733816</c:v>
                </c:pt>
                <c:pt idx="87">
                  <c:v>0.28293688640971226</c:v>
                </c:pt>
                <c:pt idx="88">
                  <c:v>0.28846780780846526</c:v>
                </c:pt>
                <c:pt idx="89">
                  <c:v>0.30014470120146292</c:v>
                </c:pt>
                <c:pt idx="90">
                  <c:v>0.3060156623479377</c:v>
                </c:pt>
                <c:pt idx="91">
                  <c:v>0.31712212180194249</c:v>
                </c:pt>
                <c:pt idx="92">
                  <c:v>0.33170821522517996</c:v>
                </c:pt>
                <c:pt idx="93">
                  <c:v>0.33245440511247015</c:v>
                </c:pt>
                <c:pt idx="94">
                  <c:v>0.34532817799417276</c:v>
                </c:pt>
                <c:pt idx="95">
                  <c:v>0.35029076022745809</c:v>
                </c:pt>
                <c:pt idx="96">
                  <c:v>0.36611335763745811</c:v>
                </c:pt>
                <c:pt idx="97">
                  <c:v>0.37566676341592342</c:v>
                </c:pt>
                <c:pt idx="98">
                  <c:v>0.37905384956052773</c:v>
                </c:pt>
                <c:pt idx="99">
                  <c:v>0.38985128502479627</c:v>
                </c:pt>
                <c:pt idx="100">
                  <c:v>0.40004471250345336</c:v>
                </c:pt>
                <c:pt idx="101">
                  <c:v>0.41098580997323753</c:v>
                </c:pt>
                <c:pt idx="102">
                  <c:v>0.42667837319050378</c:v>
                </c:pt>
                <c:pt idx="103">
                  <c:v>0.43537178382671465</c:v>
                </c:pt>
                <c:pt idx="104">
                  <c:v>0.4511626417386092</c:v>
                </c:pt>
                <c:pt idx="105">
                  <c:v>0.46371455301055159</c:v>
                </c:pt>
                <c:pt idx="106">
                  <c:v>0.48110924163117513</c:v>
                </c:pt>
                <c:pt idx="107">
                  <c:v>0.50524943490527596</c:v>
                </c:pt>
                <c:pt idx="108">
                  <c:v>0.51576653618527601</c:v>
                </c:pt>
                <c:pt idx="109">
                  <c:v>0.53432779726601942</c:v>
                </c:pt>
                <c:pt idx="110">
                  <c:v>0.55225963142009615</c:v>
                </c:pt>
                <c:pt idx="111">
                  <c:v>0.5705385240172427</c:v>
                </c:pt>
                <c:pt idx="112">
                  <c:v>0.59495584155750647</c:v>
                </c:pt>
                <c:pt idx="113">
                  <c:v>0.60533353843328574</c:v>
                </c:pt>
                <c:pt idx="114">
                  <c:v>0.63039082838364557</c:v>
                </c:pt>
                <c:pt idx="115">
                  <c:v>0.63840215359069585</c:v>
                </c:pt>
                <c:pt idx="116">
                  <c:v>0.6555609435225902</c:v>
                </c:pt>
                <c:pt idx="117">
                  <c:v>0.66337505052844159</c:v>
                </c:pt>
                <c:pt idx="118">
                  <c:v>0.66714695593352558</c:v>
                </c:pt>
                <c:pt idx="119">
                  <c:v>0.67263826817755434</c:v>
                </c:pt>
                <c:pt idx="120">
                  <c:v>0.67679231916470062</c:v>
                </c:pt>
                <c:pt idx="121">
                  <c:v>0.68059816976009635</c:v>
                </c:pt>
                <c:pt idx="122">
                  <c:v>0.68511924260671497</c:v>
                </c:pt>
                <c:pt idx="123">
                  <c:v>0.68697772366297394</c:v>
                </c:pt>
                <c:pt idx="124">
                  <c:v>0.69109533267333367</c:v>
                </c:pt>
                <c:pt idx="125">
                  <c:v>0.69487993680546789</c:v>
                </c:pt>
                <c:pt idx="126">
                  <c:v>0.7011409945625422</c:v>
                </c:pt>
                <c:pt idx="127">
                  <c:v>0.70877605783189479</c:v>
                </c:pt>
                <c:pt idx="128">
                  <c:v>0.71293205362613943</c:v>
                </c:pt>
                <c:pt idx="129">
                  <c:v>0.71940821426235035</c:v>
                </c:pt>
                <c:pt idx="130">
                  <c:v>0.72552258537738645</c:v>
                </c:pt>
                <c:pt idx="131">
                  <c:v>0.73199049691580353</c:v>
                </c:pt>
                <c:pt idx="132">
                  <c:v>0.74009133164462859</c:v>
                </c:pt>
                <c:pt idx="133">
                  <c:v>0.74711727864942468</c:v>
                </c:pt>
                <c:pt idx="134">
                  <c:v>0.75804065059724235</c:v>
                </c:pt>
                <c:pt idx="135">
                  <c:v>0.76847136632386104</c:v>
                </c:pt>
                <c:pt idx="136">
                  <c:v>0.77996892487810587</c:v>
                </c:pt>
                <c:pt idx="137">
                  <c:v>0.79045899426141519</c:v>
                </c:pt>
                <c:pt idx="138">
                  <c:v>0.79665638695206265</c:v>
                </c:pt>
                <c:pt idx="139">
                  <c:v>0.80462248908980849</c:v>
                </c:pt>
                <c:pt idx="140">
                  <c:v>0.8116734953934055</c:v>
                </c:pt>
                <c:pt idx="141">
                  <c:v>0.8186902602000723</c:v>
                </c:pt>
                <c:pt idx="142">
                  <c:v>0.82827187668784197</c:v>
                </c:pt>
                <c:pt idx="143">
                  <c:v>0.83565533812436488</c:v>
                </c:pt>
                <c:pt idx="144">
                  <c:v>0.84664418598395719</c:v>
                </c:pt>
                <c:pt idx="145">
                  <c:v>0.85674177989244626</c:v>
                </c:pt>
                <c:pt idx="146">
                  <c:v>0.87163453351968856</c:v>
                </c:pt>
                <c:pt idx="147">
                  <c:v>0.8814009068815829</c:v>
                </c:pt>
                <c:pt idx="148">
                  <c:v>0.88983363266649906</c:v>
                </c:pt>
                <c:pt idx="149">
                  <c:v>0.89853619805765006</c:v>
                </c:pt>
                <c:pt idx="150">
                  <c:v>0.90593991784357342</c:v>
                </c:pt>
                <c:pt idx="151">
                  <c:v>0.9119105963068348</c:v>
                </c:pt>
                <c:pt idx="152">
                  <c:v>0.91675689161177487</c:v>
                </c:pt>
                <c:pt idx="153">
                  <c:v>0.91916048759760216</c:v>
                </c:pt>
                <c:pt idx="154">
                  <c:v>0.9204200087101202</c:v>
                </c:pt>
                <c:pt idx="155">
                  <c:v>0.92042867149688279</c:v>
                </c:pt>
                <c:pt idx="156">
                  <c:v>0.92043393902836956</c:v>
                </c:pt>
                <c:pt idx="157">
                  <c:v>0.9211278638921585</c:v>
                </c:pt>
                <c:pt idx="158">
                  <c:v>0.92240415242549179</c:v>
                </c:pt>
                <c:pt idx="159">
                  <c:v>0.92378097866050379</c:v>
                </c:pt>
                <c:pt idx="160">
                  <c:v>0.92431901138803374</c:v>
                </c:pt>
                <c:pt idx="161">
                  <c:v>0.92369300227100737</c:v>
                </c:pt>
                <c:pt idx="162">
                  <c:v>0.92151664052175075</c:v>
                </c:pt>
                <c:pt idx="163">
                  <c:v>0.91914661327609126</c:v>
                </c:pt>
                <c:pt idx="164">
                  <c:v>0.91482885425330951</c:v>
                </c:pt>
                <c:pt idx="165">
                  <c:v>0.90960504675784193</c:v>
                </c:pt>
                <c:pt idx="166">
                  <c:v>0.90102965787458056</c:v>
                </c:pt>
                <c:pt idx="167">
                  <c:v>0.89692489978892109</c:v>
                </c:pt>
                <c:pt idx="168">
                  <c:v>0.89074079285940067</c:v>
                </c:pt>
                <c:pt idx="169">
                  <c:v>0.88388629802990426</c:v>
                </c:pt>
                <c:pt idx="170">
                  <c:v>0.8768271925397364</c:v>
                </c:pt>
                <c:pt idx="171">
                  <c:v>0.86942845334247021</c:v>
                </c:pt>
                <c:pt idx="172">
                  <c:v>0.85926006295282997</c:v>
                </c:pt>
                <c:pt idx="173">
                  <c:v>0.85438481551872925</c:v>
                </c:pt>
                <c:pt idx="174">
                  <c:v>0.84616781360793791</c:v>
                </c:pt>
                <c:pt idx="175">
                  <c:v>0.84166077866405298</c:v>
                </c:pt>
                <c:pt idx="176">
                  <c:v>0.83643601434271009</c:v>
                </c:pt>
                <c:pt idx="177">
                  <c:v>0.83137906480577961</c:v>
                </c:pt>
                <c:pt idx="178">
                  <c:v>0.82653038085621133</c:v>
                </c:pt>
                <c:pt idx="179">
                  <c:v>0.82099850471532398</c:v>
                </c:pt>
                <c:pt idx="180">
                  <c:v>0.81230651414002419</c:v>
                </c:pt>
                <c:pt idx="181">
                  <c:v>0.80709618063453259</c:v>
                </c:pt>
                <c:pt idx="182">
                  <c:v>0.79193192394187084</c:v>
                </c:pt>
                <c:pt idx="183">
                  <c:v>0.78320895736021612</c:v>
                </c:pt>
                <c:pt idx="184">
                  <c:v>0.76556868737038375</c:v>
                </c:pt>
                <c:pt idx="185">
                  <c:v>0.7462653449907195</c:v>
                </c:pt>
                <c:pt idx="186">
                  <c:v>0.73527904665633115</c:v>
                </c:pt>
                <c:pt idx="187">
                  <c:v>0.71731422991592342</c:v>
                </c:pt>
                <c:pt idx="188">
                  <c:v>0.70131314789227828</c:v>
                </c:pt>
                <c:pt idx="189">
                  <c:v>0.6818778759700721</c:v>
                </c:pt>
                <c:pt idx="190">
                  <c:v>0.65583872362091156</c:v>
                </c:pt>
                <c:pt idx="191">
                  <c:v>0.64231519619213462</c:v>
                </c:pt>
                <c:pt idx="192">
                  <c:v>0.61927106984422076</c:v>
                </c:pt>
                <c:pt idx="193">
                  <c:v>0.59805917408748233</c:v>
                </c:pt>
                <c:pt idx="194">
                  <c:v>0.57512938638100752</c:v>
                </c:pt>
                <c:pt idx="195">
                  <c:v>0.53257242072153477</c:v>
                </c:pt>
                <c:pt idx="196">
                  <c:v>0.53152455088889727</c:v>
                </c:pt>
                <c:pt idx="197">
                  <c:v>0.51198294868803373</c:v>
                </c:pt>
                <c:pt idx="198">
                  <c:v>0.4914850277782018</c:v>
                </c:pt>
                <c:pt idx="199">
                  <c:v>0.46946161660429259</c:v>
                </c:pt>
                <c:pt idx="200">
                  <c:v>0.44169992788352525</c:v>
                </c:pt>
                <c:pt idx="201">
                  <c:v>0.42927386282158292</c:v>
                </c:pt>
                <c:pt idx="202">
                  <c:v>0.40187247546081512</c:v>
                </c:pt>
                <c:pt idx="203">
                  <c:v>0.39175027843213434</c:v>
                </c:pt>
                <c:pt idx="204">
                  <c:v>0.37105094575848907</c:v>
                </c:pt>
                <c:pt idx="205">
                  <c:v>0.35755778633918478</c:v>
                </c:pt>
                <c:pt idx="206">
                  <c:v>0.34391762305278195</c:v>
                </c:pt>
                <c:pt idx="207">
                  <c:v>0.3293622675531177</c:v>
                </c:pt>
                <c:pt idx="208">
                  <c:v>0.31772429542745828</c:v>
                </c:pt>
                <c:pt idx="209">
                  <c:v>0.30719756985968849</c:v>
                </c:pt>
                <c:pt idx="210">
                  <c:v>0.29511783154793769</c:v>
                </c:pt>
                <c:pt idx="211">
                  <c:v>0.28972228309829756</c:v>
                </c:pt>
                <c:pt idx="212">
                  <c:v>0.28138896086693055</c:v>
                </c:pt>
                <c:pt idx="213">
                  <c:v>0.27371255303618724</c:v>
                </c:pt>
                <c:pt idx="214">
                  <c:v>0.26313650652805776</c:v>
                </c:pt>
                <c:pt idx="215">
                  <c:v>0.2549278400707195</c:v>
                </c:pt>
                <c:pt idx="216">
                  <c:v>0.25246012665877726</c:v>
                </c:pt>
                <c:pt idx="217">
                  <c:v>0.24600414466453269</c:v>
                </c:pt>
                <c:pt idx="218">
                  <c:v>0.24082672229729032</c:v>
                </c:pt>
                <c:pt idx="219">
                  <c:v>0.23524866555657084</c:v>
                </c:pt>
                <c:pt idx="220">
                  <c:v>0.22630950470093553</c:v>
                </c:pt>
                <c:pt idx="221">
                  <c:v>0.22288160692582759</c:v>
                </c:pt>
                <c:pt idx="222">
                  <c:v>0.20676659674925685</c:v>
                </c:pt>
                <c:pt idx="223">
                  <c:v>0.20625136533697869</c:v>
                </c:pt>
                <c:pt idx="224">
                  <c:v>0.20355037493064765</c:v>
                </c:pt>
                <c:pt idx="225">
                  <c:v>0.19703477574546777</c:v>
                </c:pt>
                <c:pt idx="226">
                  <c:v>0.19551041036201466</c:v>
                </c:pt>
                <c:pt idx="227">
                  <c:v>0.18911615649676281</c:v>
                </c:pt>
                <c:pt idx="228">
                  <c:v>0.18590456172856146</c:v>
                </c:pt>
                <c:pt idx="229">
                  <c:v>0.17744558718405279</c:v>
                </c:pt>
                <c:pt idx="230">
                  <c:v>0.15970656754007204</c:v>
                </c:pt>
                <c:pt idx="231">
                  <c:v>0.15518993021661873</c:v>
                </c:pt>
                <c:pt idx="232">
                  <c:v>0.13520992608153512</c:v>
                </c:pt>
                <c:pt idx="233">
                  <c:v>0.13258533278872897</c:v>
                </c:pt>
                <c:pt idx="234">
                  <c:v>0.12115396424920857</c:v>
                </c:pt>
                <c:pt idx="235">
                  <c:v>0.11146240014551567</c:v>
                </c:pt>
                <c:pt idx="236">
                  <c:v>0.10303672708249428</c:v>
                </c:pt>
                <c:pt idx="237">
                  <c:v>9.3463620610575684E-2</c:v>
                </c:pt>
                <c:pt idx="238">
                  <c:v>8.4778435161270996E-2</c:v>
                </c:pt>
                <c:pt idx="239">
                  <c:v>7.6472480318105523E-2</c:v>
                </c:pt>
                <c:pt idx="240">
                  <c:v>6.6343474758825155E-2</c:v>
                </c:pt>
                <c:pt idx="241">
                  <c:v>6.3291290712206294E-2</c:v>
                </c:pt>
                <c:pt idx="242">
                  <c:v>5.4650757065323803E-2</c:v>
                </c:pt>
                <c:pt idx="243">
                  <c:v>5.2407708951990525E-2</c:v>
                </c:pt>
                <c:pt idx="244">
                  <c:v>4.6383006265371847E-2</c:v>
                </c:pt>
                <c:pt idx="245">
                  <c:v>3.8853935172086573E-2</c:v>
                </c:pt>
                <c:pt idx="246">
                  <c:v>3.4067366947242363E-2</c:v>
                </c:pt>
                <c:pt idx="247">
                  <c:v>2.5413173749999976E-2</c:v>
                </c:pt>
                <c:pt idx="248">
                  <c:v>2.0720711813885143E-2</c:v>
                </c:pt>
                <c:pt idx="249">
                  <c:v>1.4223869414580419E-2</c:v>
                </c:pt>
                <c:pt idx="250">
                  <c:v>2.1047338896644126E-3</c:v>
                </c:pt>
                <c:pt idx="251">
                  <c:v>2.602881104796105E-4</c:v>
                </c:pt>
                <c:pt idx="252">
                  <c:v>-1.6951465546234831E-2</c:v>
                </c:pt>
                <c:pt idx="253">
                  <c:v>-1.8929892399136564E-2</c:v>
                </c:pt>
                <c:pt idx="254">
                  <c:v>-2.4537870673477166E-2</c:v>
                </c:pt>
                <c:pt idx="255">
                  <c:v>-3.422316326038366E-2</c:v>
                </c:pt>
                <c:pt idx="256">
                  <c:v>-3.9883008314628071E-2</c:v>
                </c:pt>
                <c:pt idx="257">
                  <c:v>-4.7055939158992657E-2</c:v>
                </c:pt>
                <c:pt idx="258">
                  <c:v>-5.3715013268489153E-2</c:v>
                </c:pt>
                <c:pt idx="259">
                  <c:v>-5.4648410104340434E-2</c:v>
                </c:pt>
                <c:pt idx="260">
                  <c:v>-5.7903622612493932E-2</c:v>
                </c:pt>
                <c:pt idx="261">
                  <c:v>-5.7982739761654571E-2</c:v>
                </c:pt>
                <c:pt idx="262">
                  <c:v>-5.8646652603860809E-2</c:v>
                </c:pt>
                <c:pt idx="263">
                  <c:v>-5.84280438712469E-2</c:v>
                </c:pt>
                <c:pt idx="264">
                  <c:v>-5.840587028009582E-2</c:v>
                </c:pt>
                <c:pt idx="265">
                  <c:v>-5.8399920688824838E-2</c:v>
                </c:pt>
                <c:pt idx="266">
                  <c:v>-5.8326841111846425E-2</c:v>
                </c:pt>
                <c:pt idx="267">
                  <c:v>-5.8009297758896787E-2</c:v>
                </c:pt>
                <c:pt idx="268">
                  <c:v>-5.7130764182877589E-2</c:v>
                </c:pt>
                <c:pt idx="269">
                  <c:v>-5.6923357648225308E-2</c:v>
                </c:pt>
                <c:pt idx="270">
                  <c:v>-5.7569193749400359E-2</c:v>
                </c:pt>
                <c:pt idx="271">
                  <c:v>-5.8603097406186924E-2</c:v>
                </c:pt>
                <c:pt idx="272">
                  <c:v>-6.170929356570734E-2</c:v>
                </c:pt>
                <c:pt idx="273">
                  <c:v>-7.1114026542350078E-2</c:v>
                </c:pt>
                <c:pt idx="274">
                  <c:v>-7.1612617591486682E-2</c:v>
                </c:pt>
                <c:pt idx="275">
                  <c:v>-7.1848536574100591E-2</c:v>
                </c:pt>
                <c:pt idx="276">
                  <c:v>-7.6083873216186995E-2</c:v>
                </c:pt>
                <c:pt idx="277">
                  <c:v>-8.0464262766426806E-2</c:v>
                </c:pt>
                <c:pt idx="278">
                  <c:v>-8.5595719977553844E-2</c:v>
                </c:pt>
                <c:pt idx="279">
                  <c:v>-8.7658681697649815E-2</c:v>
                </c:pt>
                <c:pt idx="280">
                  <c:v>-9.1289441561510656E-2</c:v>
                </c:pt>
                <c:pt idx="281">
                  <c:v>-9.391393332745801E-2</c:v>
                </c:pt>
                <c:pt idx="282">
                  <c:v>-9.9049367232134269E-2</c:v>
                </c:pt>
                <c:pt idx="283">
                  <c:v>-0.10141945515038357</c:v>
                </c:pt>
                <c:pt idx="284">
                  <c:v>-0.1030424819856834</c:v>
                </c:pt>
                <c:pt idx="285">
                  <c:v>-0.10402748967110306</c:v>
                </c:pt>
                <c:pt idx="286">
                  <c:v>-0.10394212026755391</c:v>
                </c:pt>
                <c:pt idx="287">
                  <c:v>-0.10358876727158269</c:v>
                </c:pt>
                <c:pt idx="288">
                  <c:v>-0.10342986088697836</c:v>
                </c:pt>
                <c:pt idx="289">
                  <c:v>-0.10354764750688243</c:v>
                </c:pt>
                <c:pt idx="290">
                  <c:v>-0.10418751467388483</c:v>
                </c:pt>
                <c:pt idx="291">
                  <c:v>-0.10494644768539564</c:v>
                </c:pt>
                <c:pt idx="292">
                  <c:v>-0.1057600326309352</c:v>
                </c:pt>
                <c:pt idx="293">
                  <c:v>-0.10606153581050354</c:v>
                </c:pt>
                <c:pt idx="294">
                  <c:v>-0.10563844154863303</c:v>
                </c:pt>
                <c:pt idx="295">
                  <c:v>-0.10389730840952031</c:v>
                </c:pt>
                <c:pt idx="296">
                  <c:v>-0.10147936208270979</c:v>
                </c:pt>
                <c:pt idx="297">
                  <c:v>-9.9235471272398026E-2</c:v>
                </c:pt>
                <c:pt idx="298">
                  <c:v>-9.7774982776330885E-2</c:v>
                </c:pt>
                <c:pt idx="299">
                  <c:v>-9.7576448584124648E-2</c:v>
                </c:pt>
                <c:pt idx="300">
                  <c:v>-9.7609523180791316E-2</c:v>
                </c:pt>
                <c:pt idx="301">
                  <c:v>-9.7291950384892037E-2</c:v>
                </c:pt>
                <c:pt idx="302">
                  <c:v>-9.6076086779568276E-2</c:v>
                </c:pt>
                <c:pt idx="303">
                  <c:v>-9.2904708979784145E-2</c:v>
                </c:pt>
                <c:pt idx="304">
                  <c:v>-9.2684343798776964E-2</c:v>
                </c:pt>
                <c:pt idx="305">
                  <c:v>-9.0340683277194148E-2</c:v>
                </c:pt>
                <c:pt idx="306">
                  <c:v>-8.8324879933405168E-2</c:v>
                </c:pt>
                <c:pt idx="307">
                  <c:v>-8.714224986095917E-2</c:v>
                </c:pt>
                <c:pt idx="308">
                  <c:v>-8.6834732440983151E-2</c:v>
                </c:pt>
                <c:pt idx="309">
                  <c:v>-8.7341666782949592E-2</c:v>
                </c:pt>
                <c:pt idx="310">
                  <c:v>-8.8316204985875238E-2</c:v>
                </c:pt>
                <c:pt idx="311">
                  <c:v>-8.9694932476618625E-2</c:v>
                </c:pt>
                <c:pt idx="312">
                  <c:v>-9.1695022518585023E-2</c:v>
                </c:pt>
                <c:pt idx="313">
                  <c:v>-9.5787127541558659E-2</c:v>
                </c:pt>
                <c:pt idx="314">
                  <c:v>-9.6144748471774566E-2</c:v>
                </c:pt>
                <c:pt idx="315">
                  <c:v>-9.8474309194844026E-2</c:v>
                </c:pt>
                <c:pt idx="316">
                  <c:v>-0.1006335892753716</c:v>
                </c:pt>
                <c:pt idx="317">
                  <c:v>-0.10288520036741003</c:v>
                </c:pt>
                <c:pt idx="318">
                  <c:v>-0.10542096574597118</c:v>
                </c:pt>
                <c:pt idx="319">
                  <c:v>-0.10760061807733802</c:v>
                </c:pt>
                <c:pt idx="320">
                  <c:v>-0.10862845680657067</c:v>
                </c:pt>
                <c:pt idx="321">
                  <c:v>-0.10853352113426851</c:v>
                </c:pt>
                <c:pt idx="322">
                  <c:v>-0.10724195153774571</c:v>
                </c:pt>
                <c:pt idx="323">
                  <c:v>-0.10449615407635487</c:v>
                </c:pt>
                <c:pt idx="324">
                  <c:v>-0.10252301593285362</c:v>
                </c:pt>
                <c:pt idx="325">
                  <c:v>-9.9207879742302052E-2</c:v>
                </c:pt>
                <c:pt idx="326">
                  <c:v>-9.7809160831222902E-2</c:v>
                </c:pt>
                <c:pt idx="327">
                  <c:v>-9.5695292903309276E-2</c:v>
                </c:pt>
                <c:pt idx="328">
                  <c:v>-9.2555456777649786E-2</c:v>
                </c:pt>
                <c:pt idx="329">
                  <c:v>-9.1352201392685781E-2</c:v>
                </c:pt>
                <c:pt idx="330">
                  <c:v>-8.9866284590791309E-2</c:v>
                </c:pt>
                <c:pt idx="331">
                  <c:v>-8.8573896463261304E-2</c:v>
                </c:pt>
                <c:pt idx="332">
                  <c:v>-8.6544786995467513E-2</c:v>
                </c:pt>
                <c:pt idx="333">
                  <c:v>-8.3759078540647389E-2</c:v>
                </c:pt>
                <c:pt idx="334">
                  <c:v>-8.1348325760455586E-2</c:v>
                </c:pt>
                <c:pt idx="335">
                  <c:v>-7.8503123238297251E-2</c:v>
                </c:pt>
                <c:pt idx="336">
                  <c:v>-7.5466999801031068E-2</c:v>
                </c:pt>
                <c:pt idx="337">
                  <c:v>-7.4797322782709771E-2</c:v>
                </c:pt>
                <c:pt idx="338">
                  <c:v>-7.3636212094100637E-2</c:v>
                </c:pt>
                <c:pt idx="339">
                  <c:v>-7.2644707602014316E-2</c:v>
                </c:pt>
                <c:pt idx="340">
                  <c:v>-7.0749849922014302E-2</c:v>
                </c:pt>
                <c:pt idx="341">
                  <c:v>-6.7927180365611448E-2</c:v>
                </c:pt>
                <c:pt idx="342">
                  <c:v>-6.7627134718057522E-2</c:v>
                </c:pt>
                <c:pt idx="343">
                  <c:v>-6.5694701639304506E-2</c:v>
                </c:pt>
                <c:pt idx="344">
                  <c:v>-6.5644803335347682E-2</c:v>
                </c:pt>
                <c:pt idx="345">
                  <c:v>-6.533428881832129E-2</c:v>
                </c:pt>
                <c:pt idx="346">
                  <c:v>-6.4805586909088678E-2</c:v>
                </c:pt>
                <c:pt idx="347">
                  <c:v>-6.477666513402873E-2</c:v>
                </c:pt>
                <c:pt idx="348">
                  <c:v>-6.5153366383908826E-2</c:v>
                </c:pt>
                <c:pt idx="349">
                  <c:v>-6.5567459341342879E-2</c:v>
                </c:pt>
                <c:pt idx="350">
                  <c:v>-6.6141344627457993E-2</c:v>
                </c:pt>
                <c:pt idx="351">
                  <c:v>-6.7060301887721774E-2</c:v>
                </c:pt>
                <c:pt idx="352">
                  <c:v>-6.7250976101990365E-2</c:v>
                </c:pt>
                <c:pt idx="353">
                  <c:v>-6.9581126244916025E-2</c:v>
                </c:pt>
                <c:pt idx="354">
                  <c:v>-6.9610894510911223E-2</c:v>
                </c:pt>
                <c:pt idx="355">
                  <c:v>-6.9580015082613869E-2</c:v>
                </c:pt>
                <c:pt idx="356">
                  <c:v>-6.8958575353501153E-2</c:v>
                </c:pt>
                <c:pt idx="357">
                  <c:v>-6.862914822647477E-2</c:v>
                </c:pt>
                <c:pt idx="358">
                  <c:v>-6.8547332861390836E-2</c:v>
                </c:pt>
                <c:pt idx="359">
                  <c:v>-6.8972197846714572E-2</c:v>
                </c:pt>
                <c:pt idx="360">
                  <c:v>-7.0372709944292511E-2</c:v>
                </c:pt>
                <c:pt idx="361">
                  <c:v>-7.1528781156738552E-2</c:v>
                </c:pt>
                <c:pt idx="362">
                  <c:v>-7.1650632825683389E-2</c:v>
                </c:pt>
                <c:pt idx="363">
                  <c:v>-7.2277431792398025E-2</c:v>
                </c:pt>
                <c:pt idx="364">
                  <c:v>-7.2229488234868064E-2</c:v>
                </c:pt>
                <c:pt idx="365">
                  <c:v>-7.1446722540863247E-2</c:v>
                </c:pt>
                <c:pt idx="366">
                  <c:v>-6.9096621780335682E-2</c:v>
                </c:pt>
                <c:pt idx="367">
                  <c:v>-6.8042800938273335E-2</c:v>
                </c:pt>
                <c:pt idx="368">
                  <c:v>-6.6505476626714591E-2</c:v>
                </c:pt>
                <c:pt idx="369">
                  <c:v>-6.5244526165323669E-2</c:v>
                </c:pt>
                <c:pt idx="370">
                  <c:v>-6.3871730754556294E-2</c:v>
                </c:pt>
                <c:pt idx="371">
                  <c:v>-6.1717821703045517E-2</c:v>
                </c:pt>
                <c:pt idx="372">
                  <c:v>-6.1206030532302107E-2</c:v>
                </c:pt>
                <c:pt idx="373">
                  <c:v>-6.0035091465947196E-2</c:v>
                </c:pt>
                <c:pt idx="374">
                  <c:v>-6.0043144707434007E-2</c:v>
                </c:pt>
                <c:pt idx="375">
                  <c:v>-6.0369646506930406E-2</c:v>
                </c:pt>
                <c:pt idx="376">
                  <c:v>-6.0285421992110261E-2</c:v>
                </c:pt>
                <c:pt idx="377">
                  <c:v>-5.9634123169088699E-2</c:v>
                </c:pt>
                <c:pt idx="378">
                  <c:v>-5.7211001854460403E-2</c:v>
                </c:pt>
                <c:pt idx="379">
                  <c:v>-5.5762253739112644E-2</c:v>
                </c:pt>
                <c:pt idx="380">
                  <c:v>-5.3750597535227818E-2</c:v>
                </c:pt>
                <c:pt idx="381">
                  <c:v>-5.0390371603573063E-2</c:v>
                </c:pt>
                <c:pt idx="382">
                  <c:v>-4.9660372804700176E-2</c:v>
                </c:pt>
                <c:pt idx="383">
                  <c:v>-4.6621289730023933E-2</c:v>
                </c:pt>
                <c:pt idx="384">
                  <c:v>-4.6528873917266143E-2</c:v>
                </c:pt>
                <c:pt idx="385">
                  <c:v>-4.6330009508920814E-2</c:v>
                </c:pt>
                <c:pt idx="386">
                  <c:v>-4.6135063499088684E-2</c:v>
                </c:pt>
                <c:pt idx="387">
                  <c:v>-4.5910848149544312E-2</c:v>
                </c:pt>
                <c:pt idx="388">
                  <c:v>-4.5681242777673811E-2</c:v>
                </c:pt>
                <c:pt idx="389">
                  <c:v>-4.5477020282901633E-2</c:v>
                </c:pt>
                <c:pt idx="390">
                  <c:v>-4.5070496649520328E-2</c:v>
                </c:pt>
                <c:pt idx="391">
                  <c:v>-4.3957644675659428E-2</c:v>
                </c:pt>
                <c:pt idx="392">
                  <c:v>-4.3935713465971186E-2</c:v>
                </c:pt>
                <c:pt idx="393">
                  <c:v>-4.3951018076498767E-2</c:v>
                </c:pt>
                <c:pt idx="394">
                  <c:v>-4.4144100895155844E-2</c:v>
                </c:pt>
                <c:pt idx="395">
                  <c:v>-4.4235139896570713E-2</c:v>
                </c:pt>
                <c:pt idx="396">
                  <c:v>-4.4093294656666636E-2</c:v>
                </c:pt>
                <c:pt idx="397">
                  <c:v>-4.3817330234556327E-2</c:v>
                </c:pt>
                <c:pt idx="398">
                  <c:v>-4.3392871286258967E-2</c:v>
                </c:pt>
                <c:pt idx="399">
                  <c:v>-4.3128052161246967E-2</c:v>
                </c:pt>
                <c:pt idx="400">
                  <c:v>-4.3053287659328504E-2</c:v>
                </c:pt>
                <c:pt idx="401">
                  <c:v>-4.194060708980811E-2</c:v>
                </c:pt>
                <c:pt idx="402">
                  <c:v>-4.1270818089328559E-2</c:v>
                </c:pt>
                <c:pt idx="403">
                  <c:v>-3.5158115585923244E-2</c:v>
                </c:pt>
                <c:pt idx="404">
                  <c:v>-3.4958025255731301E-2</c:v>
                </c:pt>
                <c:pt idx="405">
                  <c:v>-3.2740819428752919E-2</c:v>
                </c:pt>
                <c:pt idx="406">
                  <c:v>-2.9138825425875224E-2</c:v>
                </c:pt>
                <c:pt idx="407">
                  <c:v>-2.731659757167855E-2</c:v>
                </c:pt>
                <c:pt idx="408">
                  <c:v>-2.6000180746906406E-2</c:v>
                </c:pt>
                <c:pt idx="409">
                  <c:v>-2.4633300078249314E-2</c:v>
                </c:pt>
                <c:pt idx="410">
                  <c:v>-2.4415917154916048E-2</c:v>
                </c:pt>
                <c:pt idx="411">
                  <c:v>-2.0236356773093517E-2</c:v>
                </c:pt>
                <c:pt idx="412">
                  <c:v>-2.0154563855203818E-2</c:v>
                </c:pt>
                <c:pt idx="413">
                  <c:v>-1.9245255982014306E-2</c:v>
                </c:pt>
                <c:pt idx="414">
                  <c:v>-1.7108364843069556E-2</c:v>
                </c:pt>
                <c:pt idx="415">
                  <c:v>-1.6171584575659384E-2</c:v>
                </c:pt>
                <c:pt idx="416">
                  <c:v>-1.2077051941246857E-2</c:v>
                </c:pt>
                <c:pt idx="417">
                  <c:v>-9.170141298968662E-3</c:v>
                </c:pt>
                <c:pt idx="418">
                  <c:v>-9.170141298968662E-3</c:v>
                </c:pt>
                <c:pt idx="419">
                  <c:v>-9.170141298968662E-3</c:v>
                </c:pt>
                <c:pt idx="420">
                  <c:v>-9.170141298968662E-3</c:v>
                </c:pt>
                <c:pt idx="421">
                  <c:v>-9.170141298968662E-3</c:v>
                </c:pt>
                <c:pt idx="422">
                  <c:v>-9.170141298968662E-3</c:v>
                </c:pt>
                <c:pt idx="423">
                  <c:v>-9.170141298968662E-3</c:v>
                </c:pt>
                <c:pt idx="424">
                  <c:v>-9.170141298968662E-3</c:v>
                </c:pt>
                <c:pt idx="425">
                  <c:v>-9.170141298968662E-3</c:v>
                </c:pt>
                <c:pt idx="426">
                  <c:v>-9.170141298968662E-3</c:v>
                </c:pt>
                <c:pt idx="427">
                  <c:v>-9.170141298968662E-3</c:v>
                </c:pt>
                <c:pt idx="428">
                  <c:v>-9.170141298968662E-3</c:v>
                </c:pt>
                <c:pt idx="429">
                  <c:v>-9.170141298968662E-3</c:v>
                </c:pt>
                <c:pt idx="430">
                  <c:v>-9.170141298968662E-3</c:v>
                </c:pt>
                <c:pt idx="431">
                  <c:v>-9.170141298968662E-3</c:v>
                </c:pt>
                <c:pt idx="432">
                  <c:v>-9.170141298968662E-3</c:v>
                </c:pt>
                <c:pt idx="433">
                  <c:v>-9.170141298968662E-3</c:v>
                </c:pt>
                <c:pt idx="434">
                  <c:v>-9.170141298968662E-3</c:v>
                </c:pt>
                <c:pt idx="435">
                  <c:v>-9.170141298968662E-3</c:v>
                </c:pt>
                <c:pt idx="436">
                  <c:v>-9.170141298968662E-3</c:v>
                </c:pt>
                <c:pt idx="437">
                  <c:v>-9.170141298968662E-3</c:v>
                </c:pt>
                <c:pt idx="438">
                  <c:v>-9.170141298968662E-3</c:v>
                </c:pt>
                <c:pt idx="439">
                  <c:v>-9.170141298968662E-3</c:v>
                </c:pt>
                <c:pt idx="440">
                  <c:v>-9.170141298968662E-3</c:v>
                </c:pt>
                <c:pt idx="441">
                  <c:v>-9.170141298968662E-3</c:v>
                </c:pt>
                <c:pt idx="442">
                  <c:v>-9.170141298968662E-3</c:v>
                </c:pt>
                <c:pt idx="443">
                  <c:v>-9.170141298968662E-3</c:v>
                </c:pt>
                <c:pt idx="444">
                  <c:v>-9.170141298968662E-3</c:v>
                </c:pt>
                <c:pt idx="445">
                  <c:v>-9.170141298968662E-3</c:v>
                </c:pt>
                <c:pt idx="446">
                  <c:v>-9.170141298968662E-3</c:v>
                </c:pt>
                <c:pt idx="447">
                  <c:v>-9.170141298968662E-3</c:v>
                </c:pt>
                <c:pt idx="448">
                  <c:v>-9.170141298968662E-3</c:v>
                </c:pt>
                <c:pt idx="449">
                  <c:v>-9.170141298968662E-3</c:v>
                </c:pt>
                <c:pt idx="450">
                  <c:v>-9.170141298968662E-3</c:v>
                </c:pt>
                <c:pt idx="451">
                  <c:v>-9.170141298968662E-3</c:v>
                </c:pt>
                <c:pt idx="452">
                  <c:v>-9.170141298968662E-3</c:v>
                </c:pt>
                <c:pt idx="453">
                  <c:v>-9.170141298968662E-3</c:v>
                </c:pt>
                <c:pt idx="454">
                  <c:v>-9.170141298968662E-3</c:v>
                </c:pt>
                <c:pt idx="455">
                  <c:v>-9.170141298968662E-3</c:v>
                </c:pt>
                <c:pt idx="456">
                  <c:v>-9.170141298968662E-3</c:v>
                </c:pt>
                <c:pt idx="457">
                  <c:v>-9.170141298968662E-3</c:v>
                </c:pt>
                <c:pt idx="458">
                  <c:v>-9.170141298968662E-3</c:v>
                </c:pt>
                <c:pt idx="459">
                  <c:v>-9.170141298968662E-3</c:v>
                </c:pt>
                <c:pt idx="460">
                  <c:v>-9.170141298968662E-3</c:v>
                </c:pt>
                <c:pt idx="461">
                  <c:v>-9.170141298968662E-3</c:v>
                </c:pt>
                <c:pt idx="462">
                  <c:v>-9.170141298968662E-3</c:v>
                </c:pt>
                <c:pt idx="463">
                  <c:v>-9.170141298968662E-3</c:v>
                </c:pt>
                <c:pt idx="464">
                  <c:v>-9.170141298968662E-3</c:v>
                </c:pt>
                <c:pt idx="465">
                  <c:v>-9.170141298968662E-3</c:v>
                </c:pt>
                <c:pt idx="466">
                  <c:v>-9.170141298968662E-3</c:v>
                </c:pt>
                <c:pt idx="467">
                  <c:v>-9.170141298968662E-3</c:v>
                </c:pt>
                <c:pt idx="468">
                  <c:v>-9.170141298968662E-3</c:v>
                </c:pt>
                <c:pt idx="469">
                  <c:v>-9.170141298968662E-3</c:v>
                </c:pt>
                <c:pt idx="470">
                  <c:v>-9.170141298968662E-3</c:v>
                </c:pt>
                <c:pt idx="471">
                  <c:v>-9.170141298968662E-3</c:v>
                </c:pt>
                <c:pt idx="472">
                  <c:v>-9.170141298968662E-3</c:v>
                </c:pt>
                <c:pt idx="473">
                  <c:v>-9.170141298968662E-3</c:v>
                </c:pt>
                <c:pt idx="474">
                  <c:v>-9.170141298968662E-3</c:v>
                </c:pt>
                <c:pt idx="475">
                  <c:v>-9.170141298968662E-3</c:v>
                </c:pt>
                <c:pt idx="476">
                  <c:v>-9.170141298968662E-3</c:v>
                </c:pt>
                <c:pt idx="477">
                  <c:v>-9.170141298968662E-3</c:v>
                </c:pt>
                <c:pt idx="478">
                  <c:v>-9.170141298968662E-3</c:v>
                </c:pt>
                <c:pt idx="479">
                  <c:v>-9.170141298968662E-3</c:v>
                </c:pt>
                <c:pt idx="480">
                  <c:v>-9.170141298968662E-3</c:v>
                </c:pt>
                <c:pt idx="481">
                  <c:v>-9.170141298968662E-3</c:v>
                </c:pt>
                <c:pt idx="482">
                  <c:v>-9.170141298968662E-3</c:v>
                </c:pt>
                <c:pt idx="483">
                  <c:v>-9.170141298968662E-3</c:v>
                </c:pt>
                <c:pt idx="484">
                  <c:v>-9.170141298968662E-3</c:v>
                </c:pt>
                <c:pt idx="485">
                  <c:v>-9.170141298968662E-3</c:v>
                </c:pt>
                <c:pt idx="486">
                  <c:v>-9.170141298968662E-3</c:v>
                </c:pt>
                <c:pt idx="487">
                  <c:v>-9.170141298968662E-3</c:v>
                </c:pt>
                <c:pt idx="488">
                  <c:v>-9.170141298968662E-3</c:v>
                </c:pt>
                <c:pt idx="489">
                  <c:v>-9.170141298968662E-3</c:v>
                </c:pt>
                <c:pt idx="490">
                  <c:v>-9.170141298968662E-3</c:v>
                </c:pt>
                <c:pt idx="491">
                  <c:v>-9.170141298968662E-3</c:v>
                </c:pt>
                <c:pt idx="492">
                  <c:v>-9.170141298968662E-3</c:v>
                </c:pt>
                <c:pt idx="493">
                  <c:v>-9.170141298968662E-3</c:v>
                </c:pt>
                <c:pt idx="494">
                  <c:v>-9.170141298968662E-3</c:v>
                </c:pt>
                <c:pt idx="495">
                  <c:v>-9.170141298968662E-3</c:v>
                </c:pt>
                <c:pt idx="496">
                  <c:v>-9.170141298968662E-3</c:v>
                </c:pt>
                <c:pt idx="497">
                  <c:v>-9.170141298968662E-3</c:v>
                </c:pt>
                <c:pt idx="498">
                  <c:v>-9.170141298968662E-3</c:v>
                </c:pt>
                <c:pt idx="499">
                  <c:v>-9.170141298968662E-3</c:v>
                </c:pt>
              </c:numCache>
            </c:numRef>
          </c:yVal>
          <c:smooth val="0"/>
          <c:extLst>
            <c:ext xmlns:c16="http://schemas.microsoft.com/office/drawing/2014/chart" uri="{C3380CC4-5D6E-409C-BE32-E72D297353CC}">
              <c16:uniqueId val="{00000004-0055-4330-AF3C-A4C44FCE0D41}"/>
            </c:ext>
          </c:extLst>
        </c:ser>
        <c:ser>
          <c:idx val="5"/>
          <c:order val="5"/>
          <c:tx>
            <c:strRef>
              <c:f>実験2計算_AVE!$AL$2</c:f>
              <c:strCache>
                <c:ptCount val="1"/>
                <c:pt idx="0">
                  <c:v>0.5</c:v>
                </c:pt>
              </c:strCache>
            </c:strRef>
          </c:tx>
          <c:spPr>
            <a:ln w="25400" cap="rnd">
              <a:noFill/>
              <a:round/>
            </a:ln>
            <a:effectLst/>
          </c:spPr>
          <c:marker>
            <c:symbol val="circle"/>
            <c:size val="5"/>
            <c:spPr>
              <a:solidFill>
                <a:schemeClr val="accent6"/>
              </a:solidFill>
              <a:ln w="9525">
                <a:solidFill>
                  <a:schemeClr val="accent6"/>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実験2計算_AVE!$AL$3:$AL$502</c:f>
              <c:numCache>
                <c:formatCode>General</c:formatCode>
                <c:ptCount val="500"/>
                <c:pt idx="0">
                  <c:v>0</c:v>
                </c:pt>
                <c:pt idx="1">
                  <c:v>1.0881374905275776E-3</c:v>
                </c:pt>
                <c:pt idx="2">
                  <c:v>1.295076569544364E-3</c:v>
                </c:pt>
                <c:pt idx="3">
                  <c:v>1.4600459955035965E-3</c:v>
                </c:pt>
                <c:pt idx="4">
                  <c:v>5.3020338420263786E-3</c:v>
                </c:pt>
                <c:pt idx="5">
                  <c:v>1.0452282957613909E-2</c:v>
                </c:pt>
                <c:pt idx="6">
                  <c:v>1.7088339671762588E-2</c:v>
                </c:pt>
                <c:pt idx="7">
                  <c:v>1.826513769190647E-2</c:v>
                </c:pt>
                <c:pt idx="8">
                  <c:v>2.1311539886930454E-2</c:v>
                </c:pt>
                <c:pt idx="9">
                  <c:v>2.4106355513429253E-2</c:v>
                </c:pt>
                <c:pt idx="10">
                  <c:v>2.6486719957374099E-2</c:v>
                </c:pt>
                <c:pt idx="11">
                  <c:v>2.8657111192086328E-2</c:v>
                </c:pt>
                <c:pt idx="12">
                  <c:v>2.9773863684472421E-2</c:v>
                </c:pt>
                <c:pt idx="13">
                  <c:v>3.2072826526139089E-2</c:v>
                </c:pt>
                <c:pt idx="14">
                  <c:v>3.28442074411271E-2</c:v>
                </c:pt>
                <c:pt idx="15">
                  <c:v>3.389337075239808E-2</c:v>
                </c:pt>
                <c:pt idx="16">
                  <c:v>3.7233315602398079E-2</c:v>
                </c:pt>
                <c:pt idx="17">
                  <c:v>3.7433947440047959E-2</c:v>
                </c:pt>
                <c:pt idx="18">
                  <c:v>3.7861947144664267E-2</c:v>
                </c:pt>
                <c:pt idx="19">
                  <c:v>3.8214570306534766E-2</c:v>
                </c:pt>
                <c:pt idx="20">
                  <c:v>3.8510642591067137E-2</c:v>
                </c:pt>
                <c:pt idx="21">
                  <c:v>4.0544245913788961E-2</c:v>
                </c:pt>
                <c:pt idx="22">
                  <c:v>4.2130699615947231E-2</c:v>
                </c:pt>
                <c:pt idx="23">
                  <c:v>4.5717453459592314E-2</c:v>
                </c:pt>
                <c:pt idx="24">
                  <c:v>4.8875468856234998E-2</c:v>
                </c:pt>
                <c:pt idx="25">
                  <c:v>5.0082338447601904E-2</c:v>
                </c:pt>
                <c:pt idx="26">
                  <c:v>5.3276997534892068E-2</c:v>
                </c:pt>
                <c:pt idx="27">
                  <c:v>5.4227602182973608E-2</c:v>
                </c:pt>
                <c:pt idx="28">
                  <c:v>5.6380535698561135E-2</c:v>
                </c:pt>
                <c:pt idx="29">
                  <c:v>5.9071720389208618E-2</c:v>
                </c:pt>
                <c:pt idx="30">
                  <c:v>6.0737905591966408E-2</c:v>
                </c:pt>
                <c:pt idx="31">
                  <c:v>6.3009044227098299E-2</c:v>
                </c:pt>
                <c:pt idx="32">
                  <c:v>6.5112635732434032E-2</c:v>
                </c:pt>
                <c:pt idx="33">
                  <c:v>6.7239937293824922E-2</c:v>
                </c:pt>
                <c:pt idx="34">
                  <c:v>7.0600238160911252E-2</c:v>
                </c:pt>
                <c:pt idx="35">
                  <c:v>7.1176751724700227E-2</c:v>
                </c:pt>
                <c:pt idx="36">
                  <c:v>7.3644009792146262E-2</c:v>
                </c:pt>
                <c:pt idx="37">
                  <c:v>7.4258099661750579E-2</c:v>
                </c:pt>
                <c:pt idx="38">
                  <c:v>7.5913061537769763E-2</c:v>
                </c:pt>
                <c:pt idx="39">
                  <c:v>7.8030947368465206E-2</c:v>
                </c:pt>
                <c:pt idx="40">
                  <c:v>7.8981353066546744E-2</c:v>
                </c:pt>
                <c:pt idx="41">
                  <c:v>8.022843012817743E-2</c:v>
                </c:pt>
                <c:pt idx="42">
                  <c:v>8.1584539191246974E-2</c:v>
                </c:pt>
                <c:pt idx="43">
                  <c:v>8.3228171605695414E-2</c:v>
                </c:pt>
                <c:pt idx="44">
                  <c:v>8.648532217452036E-2</c:v>
                </c:pt>
                <c:pt idx="45">
                  <c:v>8.7357561625359681E-2</c:v>
                </c:pt>
                <c:pt idx="46">
                  <c:v>9.041679811456832E-2</c:v>
                </c:pt>
                <c:pt idx="47">
                  <c:v>9.1407624890347691E-2</c:v>
                </c:pt>
                <c:pt idx="48">
                  <c:v>9.3519585782194214E-2</c:v>
                </c:pt>
                <c:pt idx="49">
                  <c:v>9.6107714100419628E-2</c:v>
                </c:pt>
                <c:pt idx="50">
                  <c:v>9.8255019755575504E-2</c:v>
                </c:pt>
                <c:pt idx="51">
                  <c:v>0.10124750777482011</c:v>
                </c:pt>
                <c:pt idx="52">
                  <c:v>0.10447691896954432</c:v>
                </c:pt>
                <c:pt idx="53">
                  <c:v>0.10789288352434051</c:v>
                </c:pt>
                <c:pt idx="54">
                  <c:v>0.11465753709100715</c:v>
                </c:pt>
                <c:pt idx="55">
                  <c:v>0.11506991952134288</c:v>
                </c:pt>
                <c:pt idx="56">
                  <c:v>0.12239643255899275</c:v>
                </c:pt>
                <c:pt idx="57">
                  <c:v>0.12277432064754193</c:v>
                </c:pt>
                <c:pt idx="58">
                  <c:v>0.12519887315899275</c:v>
                </c:pt>
                <c:pt idx="59">
                  <c:v>0.13003064497529973</c:v>
                </c:pt>
                <c:pt idx="60">
                  <c:v>0.13096398145611507</c:v>
                </c:pt>
                <c:pt idx="61">
                  <c:v>0.13384668794340523</c:v>
                </c:pt>
                <c:pt idx="62">
                  <c:v>0.13687603620761385</c:v>
                </c:pt>
                <c:pt idx="63">
                  <c:v>0.13979706023273378</c:v>
                </c:pt>
                <c:pt idx="64">
                  <c:v>0.14418804359502391</c:v>
                </c:pt>
                <c:pt idx="65">
                  <c:v>0.14687989391049155</c:v>
                </c:pt>
                <c:pt idx="66">
                  <c:v>0.15097747536972417</c:v>
                </c:pt>
                <c:pt idx="67">
                  <c:v>0.15551578401420862</c:v>
                </c:pt>
                <c:pt idx="68">
                  <c:v>0.16016500487032373</c:v>
                </c:pt>
                <c:pt idx="69">
                  <c:v>0.16624292688543163</c:v>
                </c:pt>
                <c:pt idx="70">
                  <c:v>0.16988706758926855</c:v>
                </c:pt>
                <c:pt idx="71">
                  <c:v>0.17469549907308152</c:v>
                </c:pt>
                <c:pt idx="72">
                  <c:v>0.1793838664402278</c:v>
                </c:pt>
                <c:pt idx="73">
                  <c:v>0.18575947687476019</c:v>
                </c:pt>
                <c:pt idx="74">
                  <c:v>0.19094869614514384</c:v>
                </c:pt>
                <c:pt idx="75">
                  <c:v>0.19618074336193045</c:v>
                </c:pt>
                <c:pt idx="76">
                  <c:v>0.2024354448343525</c:v>
                </c:pt>
                <c:pt idx="77">
                  <c:v>0.20878804198261389</c:v>
                </c:pt>
                <c:pt idx="78">
                  <c:v>0.21520363189022781</c:v>
                </c:pt>
                <c:pt idx="79">
                  <c:v>0.22364087877751801</c:v>
                </c:pt>
                <c:pt idx="80">
                  <c:v>0.22870259367296161</c:v>
                </c:pt>
                <c:pt idx="81">
                  <c:v>0.23634961108483207</c:v>
                </c:pt>
                <c:pt idx="82">
                  <c:v>0.24267132960425655</c:v>
                </c:pt>
                <c:pt idx="83">
                  <c:v>0.24951090402535969</c:v>
                </c:pt>
                <c:pt idx="84">
                  <c:v>0.26064159970005996</c:v>
                </c:pt>
                <c:pt idx="85">
                  <c:v>0.26448873344004797</c:v>
                </c:pt>
                <c:pt idx="86">
                  <c:v>0.28195495977733809</c:v>
                </c:pt>
                <c:pt idx="87">
                  <c:v>0.28235007230971221</c:v>
                </c:pt>
                <c:pt idx="88">
                  <c:v>0.28784177719346521</c:v>
                </c:pt>
                <c:pt idx="89">
                  <c:v>0.29947320534646288</c:v>
                </c:pt>
                <c:pt idx="90">
                  <c:v>0.30535070340293763</c:v>
                </c:pt>
                <c:pt idx="91">
                  <c:v>0.31645369389694239</c:v>
                </c:pt>
                <c:pt idx="92">
                  <c:v>0.33102230342517985</c:v>
                </c:pt>
                <c:pt idx="93">
                  <c:v>0.33176822556247004</c:v>
                </c:pt>
                <c:pt idx="94">
                  <c:v>0.34461932315917265</c:v>
                </c:pt>
                <c:pt idx="95">
                  <c:v>0.349577409852458</c:v>
                </c:pt>
                <c:pt idx="96">
                  <c:v>0.36533580802745802</c:v>
                </c:pt>
                <c:pt idx="97">
                  <c:v>0.37484109167092328</c:v>
                </c:pt>
                <c:pt idx="98">
                  <c:v>0.37822263516552762</c:v>
                </c:pt>
                <c:pt idx="99">
                  <c:v>0.38899518882979611</c:v>
                </c:pt>
                <c:pt idx="100">
                  <c:v>0.3991381157584532</c:v>
                </c:pt>
                <c:pt idx="101">
                  <c:v>0.41002432627823737</c:v>
                </c:pt>
                <c:pt idx="102">
                  <c:v>0.42563052594550366</c:v>
                </c:pt>
                <c:pt idx="103">
                  <c:v>0.43426764968171455</c:v>
                </c:pt>
                <c:pt idx="104">
                  <c:v>0.44993922696360911</c:v>
                </c:pt>
                <c:pt idx="105">
                  <c:v>0.46235059048555149</c:v>
                </c:pt>
                <c:pt idx="106">
                  <c:v>0.47958150070617506</c:v>
                </c:pt>
                <c:pt idx="107">
                  <c:v>0.50361366833027588</c:v>
                </c:pt>
                <c:pt idx="108">
                  <c:v>0.51411421888027586</c:v>
                </c:pt>
                <c:pt idx="109">
                  <c:v>0.5326858043260192</c:v>
                </c:pt>
                <c:pt idx="110">
                  <c:v>0.55063213123009591</c:v>
                </c:pt>
                <c:pt idx="111">
                  <c:v>0.56893710559724242</c:v>
                </c:pt>
                <c:pt idx="112">
                  <c:v>0.59339937276750621</c:v>
                </c:pt>
                <c:pt idx="113">
                  <c:v>0.60381756724328539</c:v>
                </c:pt>
                <c:pt idx="114">
                  <c:v>0.62907145071864523</c:v>
                </c:pt>
                <c:pt idx="115">
                  <c:v>0.63719373755569542</c:v>
                </c:pt>
                <c:pt idx="116">
                  <c:v>0.65477568606258985</c:v>
                </c:pt>
                <c:pt idx="117">
                  <c:v>0.6628173591484412</c:v>
                </c:pt>
                <c:pt idx="118">
                  <c:v>0.66668743134352515</c:v>
                </c:pt>
                <c:pt idx="119">
                  <c:v>0.67232560630755389</c:v>
                </c:pt>
                <c:pt idx="120">
                  <c:v>0.67656710257470021</c:v>
                </c:pt>
                <c:pt idx="121">
                  <c:v>0.68040339205509592</c:v>
                </c:pt>
                <c:pt idx="122">
                  <c:v>0.68497483928171454</c:v>
                </c:pt>
                <c:pt idx="123">
                  <c:v>0.68685013440797349</c:v>
                </c:pt>
                <c:pt idx="124">
                  <c:v>0.69088363970833322</c:v>
                </c:pt>
                <c:pt idx="125">
                  <c:v>0.69455316279046753</c:v>
                </c:pt>
                <c:pt idx="126">
                  <c:v>0.70067880422254192</c:v>
                </c:pt>
                <c:pt idx="127">
                  <c:v>0.70826102003189451</c:v>
                </c:pt>
                <c:pt idx="128">
                  <c:v>0.71242629002613911</c:v>
                </c:pt>
                <c:pt idx="129">
                  <c:v>0.71892698038735003</c:v>
                </c:pt>
                <c:pt idx="130">
                  <c:v>0.72506007796738614</c:v>
                </c:pt>
                <c:pt idx="131">
                  <c:v>0.73147492694580329</c:v>
                </c:pt>
                <c:pt idx="132">
                  <c:v>0.73947053011462827</c:v>
                </c:pt>
                <c:pt idx="133">
                  <c:v>0.74639020911942444</c:v>
                </c:pt>
                <c:pt idx="134">
                  <c:v>0.75713653244724211</c:v>
                </c:pt>
                <c:pt idx="135">
                  <c:v>0.76750810167386074</c:v>
                </c:pt>
                <c:pt idx="136">
                  <c:v>0.77907683006810557</c:v>
                </c:pt>
                <c:pt idx="137">
                  <c:v>0.78968328403141486</c:v>
                </c:pt>
                <c:pt idx="138">
                  <c:v>0.79595551652206231</c:v>
                </c:pt>
                <c:pt idx="139">
                  <c:v>0.80400661653980821</c:v>
                </c:pt>
                <c:pt idx="140">
                  <c:v>0.8110962643434052</c:v>
                </c:pt>
                <c:pt idx="141">
                  <c:v>0.81808110293507197</c:v>
                </c:pt>
                <c:pt idx="142">
                  <c:v>0.82752957072284161</c:v>
                </c:pt>
                <c:pt idx="143">
                  <c:v>0.83480361651936452</c:v>
                </c:pt>
                <c:pt idx="144">
                  <c:v>0.84571942602895689</c:v>
                </c:pt>
                <c:pt idx="145">
                  <c:v>0.85576742321744603</c:v>
                </c:pt>
                <c:pt idx="146">
                  <c:v>0.87059452896468836</c:v>
                </c:pt>
                <c:pt idx="147">
                  <c:v>0.8804075530215828</c:v>
                </c:pt>
                <c:pt idx="148">
                  <c:v>0.88892943657649903</c:v>
                </c:pt>
                <c:pt idx="149">
                  <c:v>0.89778008013764998</c:v>
                </c:pt>
                <c:pt idx="150">
                  <c:v>0.90533020673357334</c:v>
                </c:pt>
                <c:pt idx="151">
                  <c:v>0.91144892468183469</c:v>
                </c:pt>
                <c:pt idx="152">
                  <c:v>0.91648378330677471</c:v>
                </c:pt>
                <c:pt idx="153">
                  <c:v>0.91904065194760209</c:v>
                </c:pt>
                <c:pt idx="154">
                  <c:v>0.92049424315012007</c:v>
                </c:pt>
                <c:pt idx="155">
                  <c:v>0.92055293249688264</c:v>
                </c:pt>
                <c:pt idx="156">
                  <c:v>0.92051629908836941</c:v>
                </c:pt>
                <c:pt idx="157">
                  <c:v>0.92112345855215838</c:v>
                </c:pt>
                <c:pt idx="158">
                  <c:v>0.92235338363549169</c:v>
                </c:pt>
                <c:pt idx="159">
                  <c:v>0.92376203967050363</c:v>
                </c:pt>
                <c:pt idx="160">
                  <c:v>0.92440649880803361</c:v>
                </c:pt>
                <c:pt idx="161">
                  <c:v>0.92390432109100717</c:v>
                </c:pt>
                <c:pt idx="162">
                  <c:v>0.92186500956175055</c:v>
                </c:pt>
                <c:pt idx="163">
                  <c:v>0.9195904422360911</c:v>
                </c:pt>
                <c:pt idx="164">
                  <c:v>0.91540859571330935</c:v>
                </c:pt>
                <c:pt idx="165">
                  <c:v>0.9103073515228417</c:v>
                </c:pt>
                <c:pt idx="166">
                  <c:v>0.90180033419958039</c:v>
                </c:pt>
                <c:pt idx="167">
                  <c:v>0.89768108437392091</c:v>
                </c:pt>
                <c:pt idx="168">
                  <c:v>0.89148423807440047</c:v>
                </c:pt>
                <c:pt idx="169">
                  <c:v>0.88470523194490402</c:v>
                </c:pt>
                <c:pt idx="170">
                  <c:v>0.87770007710473619</c:v>
                </c:pt>
                <c:pt idx="171">
                  <c:v>0.87030228923746999</c:v>
                </c:pt>
                <c:pt idx="172">
                  <c:v>0.86014394923782977</c:v>
                </c:pt>
                <c:pt idx="173">
                  <c:v>0.85525217756372895</c:v>
                </c:pt>
                <c:pt idx="174">
                  <c:v>0.84693695760293763</c:v>
                </c:pt>
                <c:pt idx="175">
                  <c:v>0.8423586669590527</c:v>
                </c:pt>
                <c:pt idx="176">
                  <c:v>0.83708777843770976</c:v>
                </c:pt>
                <c:pt idx="177">
                  <c:v>0.83200889465077932</c:v>
                </c:pt>
                <c:pt idx="178">
                  <c:v>0.82716700186121095</c:v>
                </c:pt>
                <c:pt idx="179">
                  <c:v>0.82170719622032362</c:v>
                </c:pt>
                <c:pt idx="180">
                  <c:v>0.8132114269450238</c:v>
                </c:pt>
                <c:pt idx="181">
                  <c:v>0.80814087930953216</c:v>
                </c:pt>
                <c:pt idx="182">
                  <c:v>0.79336768781187039</c:v>
                </c:pt>
                <c:pt idx="183">
                  <c:v>0.78480647950521576</c:v>
                </c:pt>
                <c:pt idx="184">
                  <c:v>0.76732353772038342</c:v>
                </c:pt>
                <c:pt idx="185">
                  <c:v>0.74804014870071911</c:v>
                </c:pt>
                <c:pt idx="186">
                  <c:v>0.73704751148633074</c:v>
                </c:pt>
                <c:pt idx="187">
                  <c:v>0.71915943399592297</c:v>
                </c:pt>
                <c:pt idx="188">
                  <c:v>0.70326082785227784</c:v>
                </c:pt>
                <c:pt idx="189">
                  <c:v>0.68393571136007159</c:v>
                </c:pt>
                <c:pt idx="190">
                  <c:v>0.65804111181091096</c:v>
                </c:pt>
                <c:pt idx="191">
                  <c:v>0.6445857951571341</c:v>
                </c:pt>
                <c:pt idx="192">
                  <c:v>0.62163226559922025</c:v>
                </c:pt>
                <c:pt idx="193">
                  <c:v>0.60042273752248188</c:v>
                </c:pt>
                <c:pt idx="194">
                  <c:v>0.57738388511600713</c:v>
                </c:pt>
                <c:pt idx="195">
                  <c:v>0.53476398445653428</c:v>
                </c:pt>
                <c:pt idx="196">
                  <c:v>0.53371913107889679</c:v>
                </c:pt>
                <c:pt idx="197">
                  <c:v>0.51417181495803321</c:v>
                </c:pt>
                <c:pt idx="198">
                  <c:v>0.49365035987320133</c:v>
                </c:pt>
                <c:pt idx="199">
                  <c:v>0.47160131605929212</c:v>
                </c:pt>
                <c:pt idx="200">
                  <c:v>0.44381901211852476</c:v>
                </c:pt>
                <c:pt idx="201">
                  <c:v>0.43136141302158243</c:v>
                </c:pt>
                <c:pt idx="202">
                  <c:v>0.40375062808081463</c:v>
                </c:pt>
                <c:pt idx="203">
                  <c:v>0.3935217082821339</c:v>
                </c:pt>
                <c:pt idx="204">
                  <c:v>0.3726711587134886</c:v>
                </c:pt>
                <c:pt idx="205">
                  <c:v>0.35920753474418432</c:v>
                </c:pt>
                <c:pt idx="206">
                  <c:v>0.3455297839477815</c:v>
                </c:pt>
                <c:pt idx="207">
                  <c:v>0.33074082262811721</c:v>
                </c:pt>
                <c:pt idx="208">
                  <c:v>0.31888150770245782</c:v>
                </c:pt>
                <c:pt idx="209">
                  <c:v>0.30821384411468805</c:v>
                </c:pt>
                <c:pt idx="210">
                  <c:v>0.29600406760293724</c:v>
                </c:pt>
                <c:pt idx="211">
                  <c:v>0.29056143640329707</c:v>
                </c:pt>
                <c:pt idx="212">
                  <c:v>0.28224343451193001</c:v>
                </c:pt>
                <c:pt idx="213">
                  <c:v>0.27453847969118672</c:v>
                </c:pt>
                <c:pt idx="214">
                  <c:v>0.26383086582805726</c:v>
                </c:pt>
                <c:pt idx="215">
                  <c:v>0.25561389660071898</c:v>
                </c:pt>
                <c:pt idx="216">
                  <c:v>0.25314540080377673</c:v>
                </c:pt>
                <c:pt idx="217">
                  <c:v>0.24660457580953216</c:v>
                </c:pt>
                <c:pt idx="218">
                  <c:v>0.2413365424622898</c:v>
                </c:pt>
                <c:pt idx="219">
                  <c:v>0.23576911616157031</c:v>
                </c:pt>
                <c:pt idx="220">
                  <c:v>0.22698644170593499</c:v>
                </c:pt>
                <c:pt idx="221">
                  <c:v>0.22358877289082704</c:v>
                </c:pt>
                <c:pt idx="222">
                  <c:v>0.20744642015425629</c:v>
                </c:pt>
                <c:pt idx="223">
                  <c:v>0.20692647587697813</c:v>
                </c:pt>
                <c:pt idx="224">
                  <c:v>0.20417328289064707</c:v>
                </c:pt>
                <c:pt idx="225">
                  <c:v>0.19751856731546719</c:v>
                </c:pt>
                <c:pt idx="226">
                  <c:v>0.19598596783201411</c:v>
                </c:pt>
                <c:pt idx="227">
                  <c:v>0.18972038257176224</c:v>
                </c:pt>
                <c:pt idx="228">
                  <c:v>0.18662314229856089</c:v>
                </c:pt>
                <c:pt idx="229">
                  <c:v>0.17843746078405223</c:v>
                </c:pt>
                <c:pt idx="230">
                  <c:v>0.16099454188507148</c:v>
                </c:pt>
                <c:pt idx="231">
                  <c:v>0.15649374540161817</c:v>
                </c:pt>
                <c:pt idx="232">
                  <c:v>0.13644913718153459</c:v>
                </c:pt>
                <c:pt idx="233">
                  <c:v>0.13380391318872842</c:v>
                </c:pt>
                <c:pt idx="234">
                  <c:v>0.12231071928920802</c:v>
                </c:pt>
                <c:pt idx="235">
                  <c:v>0.11258948630551512</c:v>
                </c:pt>
                <c:pt idx="236">
                  <c:v>0.10414119708249372</c:v>
                </c:pt>
                <c:pt idx="237">
                  <c:v>9.4551454480575128E-2</c:v>
                </c:pt>
                <c:pt idx="238">
                  <c:v>8.5809261311270438E-2</c:v>
                </c:pt>
                <c:pt idx="239">
                  <c:v>7.7387892268104969E-2</c:v>
                </c:pt>
                <c:pt idx="240">
                  <c:v>6.7088917418824612E-2</c:v>
                </c:pt>
                <c:pt idx="241">
                  <c:v>6.3994900217205747E-2</c:v>
                </c:pt>
                <c:pt idx="242">
                  <c:v>5.5331080745323252E-2</c:v>
                </c:pt>
                <c:pt idx="243">
                  <c:v>5.3098130286989974E-2</c:v>
                </c:pt>
                <c:pt idx="244">
                  <c:v>4.7076026560371298E-2</c:v>
                </c:pt>
                <c:pt idx="245">
                  <c:v>3.9624611292086019E-2</c:v>
                </c:pt>
                <c:pt idx="246">
                  <c:v>3.4874673147241811E-2</c:v>
                </c:pt>
                <c:pt idx="247">
                  <c:v>2.6190035699999423E-2</c:v>
                </c:pt>
                <c:pt idx="248">
                  <c:v>2.1476464218884588E-2</c:v>
                </c:pt>
                <c:pt idx="249">
                  <c:v>1.4988776774579864E-2</c:v>
                </c:pt>
                <c:pt idx="250">
                  <c:v>3.0168779196638584E-3</c:v>
                </c:pt>
                <c:pt idx="251">
                  <c:v>1.188945500479058E-3</c:v>
                </c:pt>
                <c:pt idx="252">
                  <c:v>-1.5914627231235382E-2</c:v>
                </c:pt>
                <c:pt idx="253">
                  <c:v>-1.7892140704137117E-2</c:v>
                </c:pt>
                <c:pt idx="254">
                  <c:v>-2.3533081278477717E-2</c:v>
                </c:pt>
                <c:pt idx="255">
                  <c:v>-3.3257773795384207E-2</c:v>
                </c:pt>
                <c:pt idx="256">
                  <c:v>-3.8968552039628616E-2</c:v>
                </c:pt>
                <c:pt idx="257">
                  <c:v>-4.6329770683993209E-2</c:v>
                </c:pt>
                <c:pt idx="258">
                  <c:v>-5.3277125413489709E-2</c:v>
                </c:pt>
                <c:pt idx="259">
                  <c:v>-5.4255934849340992E-2</c:v>
                </c:pt>
                <c:pt idx="260">
                  <c:v>-5.7709563157494488E-2</c:v>
                </c:pt>
                <c:pt idx="261">
                  <c:v>-5.779125595665513E-2</c:v>
                </c:pt>
                <c:pt idx="262">
                  <c:v>-5.8513127198861363E-2</c:v>
                </c:pt>
                <c:pt idx="263">
                  <c:v>-5.8534555966247452E-2</c:v>
                </c:pt>
                <c:pt idx="264">
                  <c:v>-5.8512155530096373E-2</c:v>
                </c:pt>
                <c:pt idx="265">
                  <c:v>-5.8505356018825394E-2</c:v>
                </c:pt>
                <c:pt idx="266">
                  <c:v>-5.8436795116846976E-2</c:v>
                </c:pt>
                <c:pt idx="267">
                  <c:v>-5.8148370453897341E-2</c:v>
                </c:pt>
                <c:pt idx="268">
                  <c:v>-5.7302902877878141E-2</c:v>
                </c:pt>
                <c:pt idx="269">
                  <c:v>-5.7066797543225863E-2</c:v>
                </c:pt>
                <c:pt idx="270">
                  <c:v>-5.7567190724400918E-2</c:v>
                </c:pt>
                <c:pt idx="271">
                  <c:v>-5.8523895441187482E-2</c:v>
                </c:pt>
                <c:pt idx="272">
                  <c:v>-6.1529012240707899E-2</c:v>
                </c:pt>
                <c:pt idx="273">
                  <c:v>-7.0750760587350622E-2</c:v>
                </c:pt>
                <c:pt idx="274">
                  <c:v>-7.124003629148723E-2</c:v>
                </c:pt>
                <c:pt idx="275">
                  <c:v>-7.1475121674101139E-2</c:v>
                </c:pt>
                <c:pt idx="276">
                  <c:v>-7.5719803316187537E-2</c:v>
                </c:pt>
                <c:pt idx="277">
                  <c:v>-8.0134175516427347E-2</c:v>
                </c:pt>
                <c:pt idx="278">
                  <c:v>-8.5379343757554377E-2</c:v>
                </c:pt>
                <c:pt idx="279">
                  <c:v>-8.746561283765035E-2</c:v>
                </c:pt>
                <c:pt idx="280">
                  <c:v>-9.1083950786511186E-2</c:v>
                </c:pt>
                <c:pt idx="281">
                  <c:v>-9.3678073752458541E-2</c:v>
                </c:pt>
                <c:pt idx="282">
                  <c:v>-9.8797440407134812E-2</c:v>
                </c:pt>
                <c:pt idx="283">
                  <c:v>-0.10124315114538411</c:v>
                </c:pt>
                <c:pt idx="284">
                  <c:v>-0.10296749547068394</c:v>
                </c:pt>
                <c:pt idx="285">
                  <c:v>-0.1040984214961036</c:v>
                </c:pt>
                <c:pt idx="286">
                  <c:v>-0.10406130553255444</c:v>
                </c:pt>
                <c:pt idx="287">
                  <c:v>-0.10369306809658321</c:v>
                </c:pt>
                <c:pt idx="288">
                  <c:v>-0.1034980541019789</c:v>
                </c:pt>
                <c:pt idx="289">
                  <c:v>-0.10359506739688298</c:v>
                </c:pt>
                <c:pt idx="290">
                  <c:v>-0.10418242384388539</c:v>
                </c:pt>
                <c:pt idx="291">
                  <c:v>-0.10495122985539621</c:v>
                </c:pt>
                <c:pt idx="292">
                  <c:v>-0.10579539630593576</c:v>
                </c:pt>
                <c:pt idx="293">
                  <c:v>-0.1061342498455041</c:v>
                </c:pt>
                <c:pt idx="294">
                  <c:v>-0.10579804518363359</c:v>
                </c:pt>
                <c:pt idx="295">
                  <c:v>-0.10416340192452087</c:v>
                </c:pt>
                <c:pt idx="296">
                  <c:v>-0.10177260831271033</c:v>
                </c:pt>
                <c:pt idx="297">
                  <c:v>-9.9469269652398579E-2</c:v>
                </c:pt>
                <c:pt idx="298">
                  <c:v>-9.7854704736331441E-2</c:v>
                </c:pt>
                <c:pt idx="299">
                  <c:v>-9.7594078044125204E-2</c:v>
                </c:pt>
                <c:pt idx="300">
                  <c:v>-9.7631820260791868E-2</c:v>
                </c:pt>
                <c:pt idx="301">
                  <c:v>-9.7369541934892584E-2</c:v>
                </c:pt>
                <c:pt idx="302">
                  <c:v>-9.6248803814568823E-2</c:v>
                </c:pt>
                <c:pt idx="303">
                  <c:v>-9.3211930819784683E-2</c:v>
                </c:pt>
                <c:pt idx="304">
                  <c:v>-9.2996079378777505E-2</c:v>
                </c:pt>
                <c:pt idx="305">
                  <c:v>-9.0639856357194681E-2</c:v>
                </c:pt>
                <c:pt idx="306">
                  <c:v>-8.8546268593405697E-2</c:v>
                </c:pt>
                <c:pt idx="307">
                  <c:v>-8.7276100650959698E-2</c:v>
                </c:pt>
                <c:pt idx="308">
                  <c:v>-8.6877869070983674E-2</c:v>
                </c:pt>
                <c:pt idx="309">
                  <c:v>-8.7309436487950115E-2</c:v>
                </c:pt>
                <c:pt idx="310">
                  <c:v>-8.8250222380875765E-2</c:v>
                </c:pt>
                <c:pt idx="311">
                  <c:v>-8.9582524476619144E-2</c:v>
                </c:pt>
                <c:pt idx="312">
                  <c:v>-9.1535775768585556E-2</c:v>
                </c:pt>
                <c:pt idx="313">
                  <c:v>-9.5577176626559193E-2</c:v>
                </c:pt>
                <c:pt idx="314">
                  <c:v>-9.5931953106775089E-2</c:v>
                </c:pt>
                <c:pt idx="315">
                  <c:v>-9.8278817619844555E-2</c:v>
                </c:pt>
                <c:pt idx="316">
                  <c:v>-0.10046454076037213</c:v>
                </c:pt>
                <c:pt idx="317">
                  <c:v>-0.10269284341241057</c:v>
                </c:pt>
                <c:pt idx="318">
                  <c:v>-0.10520714856097173</c:v>
                </c:pt>
                <c:pt idx="319">
                  <c:v>-0.10745746205233857</c:v>
                </c:pt>
                <c:pt idx="320">
                  <c:v>-0.10860100881157123</c:v>
                </c:pt>
                <c:pt idx="321">
                  <c:v>-0.10862177668926906</c:v>
                </c:pt>
                <c:pt idx="322">
                  <c:v>-0.10744754519274627</c:v>
                </c:pt>
                <c:pt idx="323">
                  <c:v>-0.10481136630635543</c:v>
                </c:pt>
                <c:pt idx="324">
                  <c:v>-0.10285454238285417</c:v>
                </c:pt>
                <c:pt idx="325">
                  <c:v>-9.9473718822302604E-2</c:v>
                </c:pt>
                <c:pt idx="326">
                  <c:v>-9.8049531471223458E-2</c:v>
                </c:pt>
                <c:pt idx="327">
                  <c:v>-9.5978958013309829E-2</c:v>
                </c:pt>
                <c:pt idx="328">
                  <c:v>-9.2834047387650331E-2</c:v>
                </c:pt>
                <c:pt idx="329">
                  <c:v>-9.157625261768633E-2</c:v>
                </c:pt>
                <c:pt idx="330">
                  <c:v>-9.0057821585791856E-2</c:v>
                </c:pt>
                <c:pt idx="331">
                  <c:v>-8.8801450423261846E-2</c:v>
                </c:pt>
                <c:pt idx="332">
                  <c:v>-8.6842471540468064E-2</c:v>
                </c:pt>
                <c:pt idx="333">
                  <c:v>-8.4096923365647933E-2</c:v>
                </c:pt>
                <c:pt idx="334">
                  <c:v>-8.1692557680456121E-2</c:v>
                </c:pt>
                <c:pt idx="335">
                  <c:v>-7.8833504428297785E-2</c:v>
                </c:pt>
                <c:pt idx="336">
                  <c:v>-7.567162381103161E-2</c:v>
                </c:pt>
                <c:pt idx="337">
                  <c:v>-7.4965047712710314E-2</c:v>
                </c:pt>
                <c:pt idx="338">
                  <c:v>-7.3785771349101179E-2</c:v>
                </c:pt>
                <c:pt idx="339">
                  <c:v>-7.2828703332014855E-2</c:v>
                </c:pt>
                <c:pt idx="340">
                  <c:v>-7.0996850182014834E-2</c:v>
                </c:pt>
                <c:pt idx="341">
                  <c:v>-6.8137687335611985E-2</c:v>
                </c:pt>
                <c:pt idx="342">
                  <c:v>-6.7826641303058058E-2</c:v>
                </c:pt>
                <c:pt idx="343">
                  <c:v>-6.5826986994305045E-2</c:v>
                </c:pt>
                <c:pt idx="344">
                  <c:v>-6.5776182165348224E-2</c:v>
                </c:pt>
                <c:pt idx="345">
                  <c:v>-6.545654814832183E-2</c:v>
                </c:pt>
                <c:pt idx="346">
                  <c:v>-6.488933771408921E-2</c:v>
                </c:pt>
                <c:pt idx="347">
                  <c:v>-6.4846605989029263E-2</c:v>
                </c:pt>
                <c:pt idx="348">
                  <c:v>-6.5172448638909364E-2</c:v>
                </c:pt>
                <c:pt idx="349">
                  <c:v>-6.5577094971343425E-2</c:v>
                </c:pt>
                <c:pt idx="350">
                  <c:v>-6.6166602577458544E-2</c:v>
                </c:pt>
                <c:pt idx="351">
                  <c:v>-6.7051274897722321E-2</c:v>
                </c:pt>
                <c:pt idx="352">
                  <c:v>-6.7235867711990915E-2</c:v>
                </c:pt>
                <c:pt idx="353">
                  <c:v>-6.9660390304916567E-2</c:v>
                </c:pt>
                <c:pt idx="354">
                  <c:v>-6.9697301910911766E-2</c:v>
                </c:pt>
                <c:pt idx="355">
                  <c:v>-6.9671728782614406E-2</c:v>
                </c:pt>
                <c:pt idx="356">
                  <c:v>-6.9061219573501684E-2</c:v>
                </c:pt>
                <c:pt idx="357">
                  <c:v>-6.8710825981475307E-2</c:v>
                </c:pt>
                <c:pt idx="358">
                  <c:v>-6.8580018786391375E-2</c:v>
                </c:pt>
                <c:pt idx="359">
                  <c:v>-6.8952420731715119E-2</c:v>
                </c:pt>
                <c:pt idx="360">
                  <c:v>-7.0295166434293066E-2</c:v>
                </c:pt>
                <c:pt idx="361">
                  <c:v>-7.1444788126739114E-2</c:v>
                </c:pt>
                <c:pt idx="362">
                  <c:v>-7.1570019195683954E-2</c:v>
                </c:pt>
                <c:pt idx="363">
                  <c:v>-7.2425201902398581E-2</c:v>
                </c:pt>
                <c:pt idx="364">
                  <c:v>-7.2384026689868625E-2</c:v>
                </c:pt>
                <c:pt idx="365">
                  <c:v>-7.1629440045863801E-2</c:v>
                </c:pt>
                <c:pt idx="366">
                  <c:v>-6.9307991055336235E-2</c:v>
                </c:pt>
                <c:pt idx="367">
                  <c:v>-6.8238166533273886E-2</c:v>
                </c:pt>
                <c:pt idx="368">
                  <c:v>-6.665714395671514E-2</c:v>
                </c:pt>
                <c:pt idx="369">
                  <c:v>-6.5408213495324219E-2</c:v>
                </c:pt>
                <c:pt idx="370">
                  <c:v>-6.404956227955684E-2</c:v>
                </c:pt>
                <c:pt idx="371">
                  <c:v>-6.1862735368046061E-2</c:v>
                </c:pt>
                <c:pt idx="372">
                  <c:v>-6.1331172297302644E-2</c:v>
                </c:pt>
                <c:pt idx="373">
                  <c:v>-6.0027012440947734E-2</c:v>
                </c:pt>
                <c:pt idx="374">
                  <c:v>-6.0030253007434545E-2</c:v>
                </c:pt>
                <c:pt idx="375">
                  <c:v>-6.0349996661930944E-2</c:v>
                </c:pt>
                <c:pt idx="376">
                  <c:v>-6.0389156612110799E-2</c:v>
                </c:pt>
                <c:pt idx="377">
                  <c:v>-5.9804434989089238E-2</c:v>
                </c:pt>
                <c:pt idx="378">
                  <c:v>-5.7449151774460944E-2</c:v>
                </c:pt>
                <c:pt idx="379">
                  <c:v>-5.6007918984113184E-2</c:v>
                </c:pt>
                <c:pt idx="380">
                  <c:v>-5.4000070590228356E-2</c:v>
                </c:pt>
                <c:pt idx="381">
                  <c:v>-5.0605958158573605E-2</c:v>
                </c:pt>
                <c:pt idx="382">
                  <c:v>-4.9854989499700721E-2</c:v>
                </c:pt>
                <c:pt idx="383">
                  <c:v>-4.6633663220024484E-2</c:v>
                </c:pt>
                <c:pt idx="384">
                  <c:v>-4.6533377967266698E-2</c:v>
                </c:pt>
                <c:pt idx="385">
                  <c:v>-4.6326804698921371E-2</c:v>
                </c:pt>
                <c:pt idx="386">
                  <c:v>-4.6135880989089238E-2</c:v>
                </c:pt>
                <c:pt idx="387">
                  <c:v>-4.5915201269544861E-2</c:v>
                </c:pt>
                <c:pt idx="388">
                  <c:v>-4.5666462482674357E-2</c:v>
                </c:pt>
                <c:pt idx="389">
                  <c:v>-4.5469237947902176E-2</c:v>
                </c:pt>
                <c:pt idx="390">
                  <c:v>-4.5091860574520873E-2</c:v>
                </c:pt>
                <c:pt idx="391">
                  <c:v>-4.3995050650659971E-2</c:v>
                </c:pt>
                <c:pt idx="392">
                  <c:v>-4.397134666097173E-2</c:v>
                </c:pt>
                <c:pt idx="393">
                  <c:v>-4.3939232701499312E-2</c:v>
                </c:pt>
                <c:pt idx="394">
                  <c:v>-4.4134463155156387E-2</c:v>
                </c:pt>
                <c:pt idx="395">
                  <c:v>-4.4240991511571258E-2</c:v>
                </c:pt>
                <c:pt idx="396">
                  <c:v>-4.412923739166718E-2</c:v>
                </c:pt>
                <c:pt idx="397">
                  <c:v>-4.3875012904556872E-2</c:v>
                </c:pt>
                <c:pt idx="398">
                  <c:v>-4.3431285476259511E-2</c:v>
                </c:pt>
                <c:pt idx="399">
                  <c:v>-4.3126744566247516E-2</c:v>
                </c:pt>
                <c:pt idx="400">
                  <c:v>-4.3061088339329055E-2</c:v>
                </c:pt>
                <c:pt idx="401">
                  <c:v>-4.2036462764808664E-2</c:v>
                </c:pt>
                <c:pt idx="402">
                  <c:v>-4.1407172614329107E-2</c:v>
                </c:pt>
                <c:pt idx="403">
                  <c:v>-3.5567234070923798E-2</c:v>
                </c:pt>
                <c:pt idx="404">
                  <c:v>-3.5371792860731853E-2</c:v>
                </c:pt>
                <c:pt idx="405">
                  <c:v>-3.3156262833753468E-2</c:v>
                </c:pt>
                <c:pt idx="406">
                  <c:v>-2.9474608930875775E-2</c:v>
                </c:pt>
                <c:pt idx="407">
                  <c:v>-2.7556381676679099E-2</c:v>
                </c:pt>
                <c:pt idx="408">
                  <c:v>-2.611663726690696E-2</c:v>
                </c:pt>
                <c:pt idx="409">
                  <c:v>-2.4767815588249868E-2</c:v>
                </c:pt>
                <c:pt idx="410">
                  <c:v>-2.4561943254916598E-2</c:v>
                </c:pt>
                <c:pt idx="411">
                  <c:v>-2.0410184133094065E-2</c:v>
                </c:pt>
                <c:pt idx="412">
                  <c:v>-2.0327318645204366E-2</c:v>
                </c:pt>
                <c:pt idx="413">
                  <c:v>-1.9426652332014856E-2</c:v>
                </c:pt>
                <c:pt idx="414">
                  <c:v>-1.7355954563070101E-2</c:v>
                </c:pt>
                <c:pt idx="415">
                  <c:v>-1.6440780325659932E-2</c:v>
                </c:pt>
                <c:pt idx="416">
                  <c:v>-1.2465718341247408E-2</c:v>
                </c:pt>
                <c:pt idx="417">
                  <c:v>-9.5962875889692139E-3</c:v>
                </c:pt>
                <c:pt idx="418">
                  <c:v>-9.5962875889692139E-3</c:v>
                </c:pt>
                <c:pt idx="419">
                  <c:v>-9.5962875889692139E-3</c:v>
                </c:pt>
                <c:pt idx="420">
                  <c:v>-9.5962875889692139E-3</c:v>
                </c:pt>
                <c:pt idx="421">
                  <c:v>-9.5962875889692139E-3</c:v>
                </c:pt>
                <c:pt idx="422">
                  <c:v>-9.5962875889692139E-3</c:v>
                </c:pt>
                <c:pt idx="423">
                  <c:v>-9.5962875889692139E-3</c:v>
                </c:pt>
                <c:pt idx="424">
                  <c:v>-9.5962875889692139E-3</c:v>
                </c:pt>
                <c:pt idx="425">
                  <c:v>-9.5962875889692139E-3</c:v>
                </c:pt>
                <c:pt idx="426">
                  <c:v>-9.5962875889692139E-3</c:v>
                </c:pt>
                <c:pt idx="427">
                  <c:v>-9.5962875889692139E-3</c:v>
                </c:pt>
                <c:pt idx="428">
                  <c:v>-9.5962875889692139E-3</c:v>
                </c:pt>
                <c:pt idx="429">
                  <c:v>-9.5962875889692139E-3</c:v>
                </c:pt>
                <c:pt idx="430">
                  <c:v>-9.5962875889692139E-3</c:v>
                </c:pt>
                <c:pt idx="431">
                  <c:v>-9.5962875889692139E-3</c:v>
                </c:pt>
                <c:pt idx="432">
                  <c:v>-9.5962875889692139E-3</c:v>
                </c:pt>
                <c:pt idx="433">
                  <c:v>-9.5962875889692139E-3</c:v>
                </c:pt>
                <c:pt idx="434">
                  <c:v>-9.5962875889692139E-3</c:v>
                </c:pt>
                <c:pt idx="435">
                  <c:v>-9.5962875889692139E-3</c:v>
                </c:pt>
                <c:pt idx="436">
                  <c:v>-9.5962875889692139E-3</c:v>
                </c:pt>
                <c:pt idx="437">
                  <c:v>-9.5962875889692139E-3</c:v>
                </c:pt>
                <c:pt idx="438">
                  <c:v>-9.5962875889692139E-3</c:v>
                </c:pt>
                <c:pt idx="439">
                  <c:v>-9.5962875889692139E-3</c:v>
                </c:pt>
                <c:pt idx="440">
                  <c:v>-9.5962875889692139E-3</c:v>
                </c:pt>
                <c:pt idx="441">
                  <c:v>-9.5962875889692139E-3</c:v>
                </c:pt>
                <c:pt idx="442">
                  <c:v>-9.5962875889692139E-3</c:v>
                </c:pt>
                <c:pt idx="443">
                  <c:v>-9.5962875889692139E-3</c:v>
                </c:pt>
                <c:pt idx="444">
                  <c:v>-9.5962875889692139E-3</c:v>
                </c:pt>
                <c:pt idx="445">
                  <c:v>-9.5962875889692139E-3</c:v>
                </c:pt>
                <c:pt idx="446">
                  <c:v>-9.5962875889692139E-3</c:v>
                </c:pt>
                <c:pt idx="447">
                  <c:v>-9.5962875889692139E-3</c:v>
                </c:pt>
                <c:pt idx="448">
                  <c:v>-9.5962875889692139E-3</c:v>
                </c:pt>
                <c:pt idx="449">
                  <c:v>-9.5962875889692139E-3</c:v>
                </c:pt>
                <c:pt idx="450">
                  <c:v>-9.5962875889692139E-3</c:v>
                </c:pt>
                <c:pt idx="451">
                  <c:v>-9.5962875889692139E-3</c:v>
                </c:pt>
                <c:pt idx="452">
                  <c:v>-9.5962875889692139E-3</c:v>
                </c:pt>
                <c:pt idx="453">
                  <c:v>-9.5962875889692139E-3</c:v>
                </c:pt>
                <c:pt idx="454">
                  <c:v>-9.5962875889692139E-3</c:v>
                </c:pt>
                <c:pt idx="455">
                  <c:v>-9.5962875889692139E-3</c:v>
                </c:pt>
                <c:pt idx="456">
                  <c:v>-9.5962875889692139E-3</c:v>
                </c:pt>
                <c:pt idx="457">
                  <c:v>-9.5962875889692139E-3</c:v>
                </c:pt>
                <c:pt idx="458">
                  <c:v>-9.5962875889692139E-3</c:v>
                </c:pt>
                <c:pt idx="459">
                  <c:v>-9.5962875889692139E-3</c:v>
                </c:pt>
                <c:pt idx="460">
                  <c:v>-9.5962875889692139E-3</c:v>
                </c:pt>
                <c:pt idx="461">
                  <c:v>-9.5962875889692139E-3</c:v>
                </c:pt>
                <c:pt idx="462">
                  <c:v>-9.5962875889692139E-3</c:v>
                </c:pt>
                <c:pt idx="463">
                  <c:v>-9.5962875889692139E-3</c:v>
                </c:pt>
                <c:pt idx="464">
                  <c:v>-9.5962875889692139E-3</c:v>
                </c:pt>
                <c:pt idx="465">
                  <c:v>-9.5962875889692139E-3</c:v>
                </c:pt>
                <c:pt idx="466">
                  <c:v>-9.5962875889692139E-3</c:v>
                </c:pt>
                <c:pt idx="467">
                  <c:v>-9.5962875889692139E-3</c:v>
                </c:pt>
                <c:pt idx="468">
                  <c:v>-9.5962875889692139E-3</c:v>
                </c:pt>
                <c:pt idx="469">
                  <c:v>-9.5962875889692139E-3</c:v>
                </c:pt>
                <c:pt idx="470">
                  <c:v>-9.5962875889692139E-3</c:v>
                </c:pt>
                <c:pt idx="471">
                  <c:v>-9.5962875889692139E-3</c:v>
                </c:pt>
                <c:pt idx="472">
                  <c:v>-9.5962875889692139E-3</c:v>
                </c:pt>
                <c:pt idx="473">
                  <c:v>-9.5962875889692139E-3</c:v>
                </c:pt>
                <c:pt idx="474">
                  <c:v>-9.5962875889692139E-3</c:v>
                </c:pt>
                <c:pt idx="475">
                  <c:v>-9.5962875889692139E-3</c:v>
                </c:pt>
                <c:pt idx="476">
                  <c:v>-9.5962875889692139E-3</c:v>
                </c:pt>
                <c:pt idx="477">
                  <c:v>-9.5962875889692139E-3</c:v>
                </c:pt>
                <c:pt idx="478">
                  <c:v>-9.5962875889692139E-3</c:v>
                </c:pt>
                <c:pt idx="479">
                  <c:v>-9.5962875889692139E-3</c:v>
                </c:pt>
                <c:pt idx="480">
                  <c:v>-9.5962875889692139E-3</c:v>
                </c:pt>
                <c:pt idx="481">
                  <c:v>-9.5962875889692139E-3</c:v>
                </c:pt>
                <c:pt idx="482">
                  <c:v>-9.5962875889692139E-3</c:v>
                </c:pt>
                <c:pt idx="483">
                  <c:v>-9.5962875889692139E-3</c:v>
                </c:pt>
                <c:pt idx="484">
                  <c:v>-9.5962875889692139E-3</c:v>
                </c:pt>
                <c:pt idx="485">
                  <c:v>-9.5962875889692139E-3</c:v>
                </c:pt>
                <c:pt idx="486">
                  <c:v>-9.5962875889692139E-3</c:v>
                </c:pt>
                <c:pt idx="487">
                  <c:v>-9.5962875889692139E-3</c:v>
                </c:pt>
                <c:pt idx="488">
                  <c:v>-9.5962875889692139E-3</c:v>
                </c:pt>
                <c:pt idx="489">
                  <c:v>-9.5962875889692139E-3</c:v>
                </c:pt>
                <c:pt idx="490">
                  <c:v>-9.5962875889692139E-3</c:v>
                </c:pt>
                <c:pt idx="491">
                  <c:v>-9.5962875889692139E-3</c:v>
                </c:pt>
                <c:pt idx="492">
                  <c:v>-9.5962875889692139E-3</c:v>
                </c:pt>
                <c:pt idx="493">
                  <c:v>-9.5962875889692139E-3</c:v>
                </c:pt>
                <c:pt idx="494">
                  <c:v>-9.5962875889692139E-3</c:v>
                </c:pt>
                <c:pt idx="495">
                  <c:v>-9.5962875889692139E-3</c:v>
                </c:pt>
                <c:pt idx="496">
                  <c:v>-9.5962875889692139E-3</c:v>
                </c:pt>
                <c:pt idx="497">
                  <c:v>-9.5962875889692139E-3</c:v>
                </c:pt>
                <c:pt idx="498">
                  <c:v>-9.5962875889692139E-3</c:v>
                </c:pt>
                <c:pt idx="499">
                  <c:v>-9.5962875889692139E-3</c:v>
                </c:pt>
              </c:numCache>
            </c:numRef>
          </c:yVal>
          <c:smooth val="0"/>
          <c:extLst>
            <c:ext xmlns:c16="http://schemas.microsoft.com/office/drawing/2014/chart" uri="{C3380CC4-5D6E-409C-BE32-E72D297353CC}">
              <c16:uniqueId val="{00000005-0055-4330-AF3C-A4C44FCE0D41}"/>
            </c:ext>
          </c:extLst>
        </c:ser>
        <c:ser>
          <c:idx val="6"/>
          <c:order val="6"/>
          <c:tx>
            <c:strRef>
              <c:f>実験2計算_AVE!$AM$2</c:f>
              <c:strCache>
                <c:ptCount val="1"/>
                <c:pt idx="0">
                  <c:v>0.6</c:v>
                </c:pt>
              </c:strCache>
            </c:strRef>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実験2計算_AVE!$AM$3:$AM$502</c:f>
              <c:numCache>
                <c:formatCode>General</c:formatCode>
                <c:ptCount val="500"/>
                <c:pt idx="0">
                  <c:v>0</c:v>
                </c:pt>
                <c:pt idx="1">
                  <c:v>1.0225694605275777E-3</c:v>
                </c:pt>
                <c:pt idx="2">
                  <c:v>1.2209944495443642E-3</c:v>
                </c:pt>
                <c:pt idx="3">
                  <c:v>1.3831326305035968E-3</c:v>
                </c:pt>
                <c:pt idx="4">
                  <c:v>5.1778680770263787E-3</c:v>
                </c:pt>
                <c:pt idx="5">
                  <c:v>1.0294088002613909E-2</c:v>
                </c:pt>
                <c:pt idx="6">
                  <c:v>1.7050439856762589E-2</c:v>
                </c:pt>
                <c:pt idx="7">
                  <c:v>1.8262229996906472E-2</c:v>
                </c:pt>
                <c:pt idx="8">
                  <c:v>2.1302938576930455E-2</c:v>
                </c:pt>
                <c:pt idx="9">
                  <c:v>2.4110675153429253E-2</c:v>
                </c:pt>
                <c:pt idx="10">
                  <c:v>2.6593383592374099E-2</c:v>
                </c:pt>
                <c:pt idx="11">
                  <c:v>2.8819854862086328E-2</c:v>
                </c:pt>
                <c:pt idx="12">
                  <c:v>2.9914704669472419E-2</c:v>
                </c:pt>
                <c:pt idx="13">
                  <c:v>3.2232549966139085E-2</c:v>
                </c:pt>
                <c:pt idx="14">
                  <c:v>3.3032657991127097E-2</c:v>
                </c:pt>
                <c:pt idx="15">
                  <c:v>3.4085790502398079E-2</c:v>
                </c:pt>
                <c:pt idx="16">
                  <c:v>3.7328720302398082E-2</c:v>
                </c:pt>
                <c:pt idx="17">
                  <c:v>3.7533616130047957E-2</c:v>
                </c:pt>
                <c:pt idx="18">
                  <c:v>3.8008574199664268E-2</c:v>
                </c:pt>
                <c:pt idx="19">
                  <c:v>3.8361959661534772E-2</c:v>
                </c:pt>
                <c:pt idx="20">
                  <c:v>3.8625454016067144E-2</c:v>
                </c:pt>
                <c:pt idx="21">
                  <c:v>4.0546809653788971E-2</c:v>
                </c:pt>
                <c:pt idx="22">
                  <c:v>4.2087692755947238E-2</c:v>
                </c:pt>
                <c:pt idx="23">
                  <c:v>4.5650813559592322E-2</c:v>
                </c:pt>
                <c:pt idx="24">
                  <c:v>4.8862547106235006E-2</c:v>
                </c:pt>
                <c:pt idx="25">
                  <c:v>5.0081864777601917E-2</c:v>
                </c:pt>
                <c:pt idx="26">
                  <c:v>5.3271865184892082E-2</c:v>
                </c:pt>
                <c:pt idx="27">
                  <c:v>5.4224852182973619E-2</c:v>
                </c:pt>
                <c:pt idx="28">
                  <c:v>5.6370289498561141E-2</c:v>
                </c:pt>
                <c:pt idx="29">
                  <c:v>5.9053866789208626E-2</c:v>
                </c:pt>
                <c:pt idx="30">
                  <c:v>6.0721973161966418E-2</c:v>
                </c:pt>
                <c:pt idx="31">
                  <c:v>6.3002655927098306E-2</c:v>
                </c:pt>
                <c:pt idx="32">
                  <c:v>6.5102931267434036E-2</c:v>
                </c:pt>
                <c:pt idx="33">
                  <c:v>6.7234547018824919E-2</c:v>
                </c:pt>
                <c:pt idx="34">
                  <c:v>7.0650779060911245E-2</c:v>
                </c:pt>
                <c:pt idx="35">
                  <c:v>7.1235478604700225E-2</c:v>
                </c:pt>
                <c:pt idx="36">
                  <c:v>7.3702496597146269E-2</c:v>
                </c:pt>
                <c:pt idx="37">
                  <c:v>7.4311199561750585E-2</c:v>
                </c:pt>
                <c:pt idx="38">
                  <c:v>7.5961557737769761E-2</c:v>
                </c:pt>
                <c:pt idx="39">
                  <c:v>7.8111130248465208E-2</c:v>
                </c:pt>
                <c:pt idx="40">
                  <c:v>7.9080008026546744E-2</c:v>
                </c:pt>
                <c:pt idx="41">
                  <c:v>8.0329135688177428E-2</c:v>
                </c:pt>
                <c:pt idx="42">
                  <c:v>8.166305245124697E-2</c:v>
                </c:pt>
                <c:pt idx="43">
                  <c:v>8.3259916780695414E-2</c:v>
                </c:pt>
                <c:pt idx="44">
                  <c:v>8.6472053959520359E-2</c:v>
                </c:pt>
                <c:pt idx="45">
                  <c:v>8.7348358350359687E-2</c:v>
                </c:pt>
                <c:pt idx="46">
                  <c:v>9.0423168439568324E-2</c:v>
                </c:pt>
                <c:pt idx="47">
                  <c:v>9.1408475165347697E-2</c:v>
                </c:pt>
                <c:pt idx="48">
                  <c:v>9.3516422457194215E-2</c:v>
                </c:pt>
                <c:pt idx="49">
                  <c:v>9.6084809315419628E-2</c:v>
                </c:pt>
                <c:pt idx="50">
                  <c:v>9.8191735890575504E-2</c:v>
                </c:pt>
                <c:pt idx="51">
                  <c:v>0.10114783974482011</c:v>
                </c:pt>
                <c:pt idx="52">
                  <c:v>0.10436768925954432</c:v>
                </c:pt>
                <c:pt idx="53">
                  <c:v>0.1077601576043405</c:v>
                </c:pt>
                <c:pt idx="54">
                  <c:v>0.11448634431100714</c:v>
                </c:pt>
                <c:pt idx="55">
                  <c:v>0.11489969173134286</c:v>
                </c:pt>
                <c:pt idx="56">
                  <c:v>0.12227378978899274</c:v>
                </c:pt>
                <c:pt idx="57">
                  <c:v>0.12265442387254191</c:v>
                </c:pt>
                <c:pt idx="58">
                  <c:v>0.12509182119899276</c:v>
                </c:pt>
                <c:pt idx="59">
                  <c:v>0.12993805937529973</c:v>
                </c:pt>
                <c:pt idx="60">
                  <c:v>0.13087077835611508</c:v>
                </c:pt>
                <c:pt idx="61">
                  <c:v>0.13375458748340524</c:v>
                </c:pt>
                <c:pt idx="62">
                  <c:v>0.13678272445261386</c:v>
                </c:pt>
                <c:pt idx="63">
                  <c:v>0.13967867139273379</c:v>
                </c:pt>
                <c:pt idx="64">
                  <c:v>0.14400435732002392</c:v>
                </c:pt>
                <c:pt idx="65">
                  <c:v>0.14667547271549156</c:v>
                </c:pt>
                <c:pt idx="66">
                  <c:v>0.15075176437472415</c:v>
                </c:pt>
                <c:pt idx="67">
                  <c:v>0.15524237561920859</c:v>
                </c:pt>
                <c:pt idx="68">
                  <c:v>0.15986284327532371</c:v>
                </c:pt>
                <c:pt idx="69">
                  <c:v>0.16596106578043163</c:v>
                </c:pt>
                <c:pt idx="70">
                  <c:v>0.16960536028426854</c:v>
                </c:pt>
                <c:pt idx="71">
                  <c:v>0.1744157749180815</c:v>
                </c:pt>
                <c:pt idx="72">
                  <c:v>0.17909993818522779</c:v>
                </c:pt>
                <c:pt idx="73">
                  <c:v>0.18539043723976018</c:v>
                </c:pt>
                <c:pt idx="74">
                  <c:v>0.19053320061014384</c:v>
                </c:pt>
                <c:pt idx="75">
                  <c:v>0.19575778538693045</c:v>
                </c:pt>
                <c:pt idx="76">
                  <c:v>0.20198651565935249</c:v>
                </c:pt>
                <c:pt idx="77">
                  <c:v>0.2083374494426139</c:v>
                </c:pt>
                <c:pt idx="78">
                  <c:v>0.21477239122522782</c:v>
                </c:pt>
                <c:pt idx="79">
                  <c:v>0.22315806851251802</c:v>
                </c:pt>
                <c:pt idx="80">
                  <c:v>0.22818316544796163</c:v>
                </c:pt>
                <c:pt idx="81">
                  <c:v>0.23582468340983209</c:v>
                </c:pt>
                <c:pt idx="82">
                  <c:v>0.24215945264925659</c:v>
                </c:pt>
                <c:pt idx="83">
                  <c:v>0.24897987983035971</c:v>
                </c:pt>
                <c:pt idx="84">
                  <c:v>0.26003609359505997</c:v>
                </c:pt>
                <c:pt idx="85">
                  <c:v>0.26387181833004802</c:v>
                </c:pt>
                <c:pt idx="86">
                  <c:v>0.28136880357733812</c:v>
                </c:pt>
                <c:pt idx="87">
                  <c:v>0.28176325820971221</c:v>
                </c:pt>
                <c:pt idx="88">
                  <c:v>0.28721574657846521</c:v>
                </c:pt>
                <c:pt idx="89">
                  <c:v>0.29880170949146284</c:v>
                </c:pt>
                <c:pt idx="90">
                  <c:v>0.30468574445793761</c:v>
                </c:pt>
                <c:pt idx="91">
                  <c:v>0.3157852659919424</c:v>
                </c:pt>
                <c:pt idx="92">
                  <c:v>0.33033639162517986</c:v>
                </c:pt>
                <c:pt idx="93">
                  <c:v>0.33108204601247004</c:v>
                </c:pt>
                <c:pt idx="94">
                  <c:v>0.34391046832417266</c:v>
                </c:pt>
                <c:pt idx="95">
                  <c:v>0.34886405947745802</c:v>
                </c:pt>
                <c:pt idx="96">
                  <c:v>0.36455825841745804</c:v>
                </c:pt>
                <c:pt idx="97">
                  <c:v>0.3740154199259233</c:v>
                </c:pt>
                <c:pt idx="98">
                  <c:v>0.37739142077052762</c:v>
                </c:pt>
                <c:pt idx="99">
                  <c:v>0.38813909263479612</c:v>
                </c:pt>
                <c:pt idx="100">
                  <c:v>0.39823151901345322</c:v>
                </c:pt>
                <c:pt idx="101">
                  <c:v>0.40906284258323738</c:v>
                </c:pt>
                <c:pt idx="102">
                  <c:v>0.42458267870050365</c:v>
                </c:pt>
                <c:pt idx="103">
                  <c:v>0.43316351553671451</c:v>
                </c:pt>
                <c:pt idx="104">
                  <c:v>0.44871581218860901</c:v>
                </c:pt>
                <c:pt idx="105">
                  <c:v>0.4609866279605514</c:v>
                </c:pt>
                <c:pt idx="106">
                  <c:v>0.47805375978117493</c:v>
                </c:pt>
                <c:pt idx="107">
                  <c:v>0.50197790175527579</c:v>
                </c:pt>
                <c:pt idx="108">
                  <c:v>0.51246190157527582</c:v>
                </c:pt>
                <c:pt idx="109">
                  <c:v>0.53104381138601919</c:v>
                </c:pt>
                <c:pt idx="110">
                  <c:v>0.54900463104009589</c:v>
                </c:pt>
                <c:pt idx="111">
                  <c:v>0.56733568717724236</c:v>
                </c:pt>
                <c:pt idx="112">
                  <c:v>0.59184290397750616</c:v>
                </c:pt>
                <c:pt idx="113">
                  <c:v>0.60230159605328537</c:v>
                </c:pt>
                <c:pt idx="114">
                  <c:v>0.62775207305364522</c:v>
                </c:pt>
                <c:pt idx="115">
                  <c:v>0.63598532152069542</c:v>
                </c:pt>
                <c:pt idx="116">
                  <c:v>0.65399042860258982</c:v>
                </c:pt>
                <c:pt idx="117">
                  <c:v>0.66225966776844114</c:v>
                </c:pt>
                <c:pt idx="118">
                  <c:v>0.66622790675352506</c:v>
                </c:pt>
                <c:pt idx="119">
                  <c:v>0.67201294443755377</c:v>
                </c:pt>
                <c:pt idx="120">
                  <c:v>0.67634188598470002</c:v>
                </c:pt>
                <c:pt idx="121">
                  <c:v>0.68020861435009572</c:v>
                </c:pt>
                <c:pt idx="122">
                  <c:v>0.68483043595671433</c:v>
                </c:pt>
                <c:pt idx="123">
                  <c:v>0.68672254515297337</c:v>
                </c:pt>
                <c:pt idx="124">
                  <c:v>0.6906719467433331</c:v>
                </c:pt>
                <c:pt idx="125">
                  <c:v>0.69422638877546738</c:v>
                </c:pt>
                <c:pt idx="126">
                  <c:v>0.70021661388254175</c:v>
                </c:pt>
                <c:pt idx="127">
                  <c:v>0.70774598223189433</c:v>
                </c:pt>
                <c:pt idx="128">
                  <c:v>0.71192052642613901</c:v>
                </c:pt>
                <c:pt idx="129">
                  <c:v>0.71844574651234994</c:v>
                </c:pt>
                <c:pt idx="130">
                  <c:v>0.72459757055738605</c:v>
                </c:pt>
                <c:pt idx="131">
                  <c:v>0.73095935697580317</c:v>
                </c:pt>
                <c:pt idx="132">
                  <c:v>0.73884972858462816</c:v>
                </c:pt>
                <c:pt idx="133">
                  <c:v>0.74566313958942432</c:v>
                </c:pt>
                <c:pt idx="134">
                  <c:v>0.75623241429724208</c:v>
                </c:pt>
                <c:pt idx="135">
                  <c:v>0.76654483702386078</c:v>
                </c:pt>
                <c:pt idx="136">
                  <c:v>0.77818473525810561</c:v>
                </c:pt>
                <c:pt idx="137">
                  <c:v>0.78890757380141485</c:v>
                </c:pt>
                <c:pt idx="138">
                  <c:v>0.79525464609206231</c:v>
                </c:pt>
                <c:pt idx="139">
                  <c:v>0.80339074398980814</c:v>
                </c:pt>
                <c:pt idx="140">
                  <c:v>0.81051903329340513</c:v>
                </c:pt>
                <c:pt idx="141">
                  <c:v>0.81747194567007186</c:v>
                </c:pt>
                <c:pt idx="142">
                  <c:v>0.82678726475784148</c:v>
                </c:pt>
                <c:pt idx="143">
                  <c:v>0.83395189491436439</c:v>
                </c:pt>
                <c:pt idx="144">
                  <c:v>0.8447946660739567</c:v>
                </c:pt>
                <c:pt idx="145">
                  <c:v>0.8547930665424458</c:v>
                </c:pt>
                <c:pt idx="146">
                  <c:v>0.86955452440968817</c:v>
                </c:pt>
                <c:pt idx="147">
                  <c:v>0.87941419916158259</c:v>
                </c:pt>
                <c:pt idx="148">
                  <c:v>0.88802524048649878</c:v>
                </c:pt>
                <c:pt idx="149">
                  <c:v>0.89702396221764968</c:v>
                </c:pt>
                <c:pt idx="150">
                  <c:v>0.90472049562357304</c:v>
                </c:pt>
                <c:pt idx="151">
                  <c:v>0.91098725305683448</c:v>
                </c:pt>
                <c:pt idx="152">
                  <c:v>0.91621067500177455</c:v>
                </c:pt>
                <c:pt idx="153">
                  <c:v>0.91892081629760192</c:v>
                </c:pt>
                <c:pt idx="154">
                  <c:v>0.92056847759011995</c:v>
                </c:pt>
                <c:pt idx="155">
                  <c:v>0.92067719349688248</c:v>
                </c:pt>
                <c:pt idx="156">
                  <c:v>0.92059865914836925</c:v>
                </c:pt>
                <c:pt idx="157">
                  <c:v>0.92111905321215826</c:v>
                </c:pt>
                <c:pt idx="158">
                  <c:v>0.92230261484549159</c:v>
                </c:pt>
                <c:pt idx="159">
                  <c:v>0.92374310068050358</c:v>
                </c:pt>
                <c:pt idx="160">
                  <c:v>0.92449398622803358</c:v>
                </c:pt>
                <c:pt idx="161">
                  <c:v>0.9241156399110072</c:v>
                </c:pt>
                <c:pt idx="162">
                  <c:v>0.92221337860175057</c:v>
                </c:pt>
                <c:pt idx="163">
                  <c:v>0.92003427119609116</c:v>
                </c:pt>
                <c:pt idx="164">
                  <c:v>0.91598833717330941</c:v>
                </c:pt>
                <c:pt idx="165">
                  <c:v>0.91100965628784181</c:v>
                </c:pt>
                <c:pt idx="166">
                  <c:v>0.90257101052458044</c:v>
                </c:pt>
                <c:pt idx="167">
                  <c:v>0.89843726895892106</c:v>
                </c:pt>
                <c:pt idx="168">
                  <c:v>0.89222768328940061</c:v>
                </c:pt>
                <c:pt idx="169">
                  <c:v>0.88552416585990423</c:v>
                </c:pt>
                <c:pt idx="170">
                  <c:v>0.87857296166973631</c:v>
                </c:pt>
                <c:pt idx="171">
                  <c:v>0.87117612513247011</c:v>
                </c:pt>
                <c:pt idx="172">
                  <c:v>0.8610278355228298</c:v>
                </c:pt>
                <c:pt idx="173">
                  <c:v>0.856119539608729</c:v>
                </c:pt>
                <c:pt idx="174">
                  <c:v>0.84770610159793769</c:v>
                </c:pt>
                <c:pt idx="175">
                  <c:v>0.84305655525405276</c:v>
                </c:pt>
                <c:pt idx="176">
                  <c:v>0.83773954253270988</c:v>
                </c:pt>
                <c:pt idx="177">
                  <c:v>0.83263872449577947</c:v>
                </c:pt>
                <c:pt idx="178">
                  <c:v>0.82780362286621112</c:v>
                </c:pt>
                <c:pt idx="179">
                  <c:v>0.82241588772532381</c:v>
                </c:pt>
                <c:pt idx="180">
                  <c:v>0.81411633975002395</c:v>
                </c:pt>
                <c:pt idx="181">
                  <c:v>0.80918557798453228</c:v>
                </c:pt>
                <c:pt idx="182">
                  <c:v>0.7948034516818705</c:v>
                </c:pt>
                <c:pt idx="183">
                  <c:v>0.78640400165021584</c:v>
                </c:pt>
                <c:pt idx="184">
                  <c:v>0.76907838807038353</c:v>
                </c:pt>
                <c:pt idx="185">
                  <c:v>0.74981495241071927</c:v>
                </c:pt>
                <c:pt idx="186">
                  <c:v>0.73881597631633089</c:v>
                </c:pt>
                <c:pt idx="187">
                  <c:v>0.72100463807592319</c:v>
                </c:pt>
                <c:pt idx="188">
                  <c:v>0.70520850781227806</c:v>
                </c:pt>
                <c:pt idx="189">
                  <c:v>0.68599354675007185</c:v>
                </c:pt>
                <c:pt idx="190">
                  <c:v>0.66024350000091125</c:v>
                </c:pt>
                <c:pt idx="191">
                  <c:v>0.64685639412213436</c:v>
                </c:pt>
                <c:pt idx="192">
                  <c:v>0.62399346135422051</c:v>
                </c:pt>
                <c:pt idx="193">
                  <c:v>0.60278630095748209</c:v>
                </c:pt>
                <c:pt idx="194">
                  <c:v>0.5796383838510073</c:v>
                </c:pt>
                <c:pt idx="195">
                  <c:v>0.53695554819153446</c:v>
                </c:pt>
                <c:pt idx="196">
                  <c:v>0.53591371126889698</c:v>
                </c:pt>
                <c:pt idx="197">
                  <c:v>0.51636068122803347</c:v>
                </c:pt>
                <c:pt idx="198">
                  <c:v>0.49581569196820158</c:v>
                </c:pt>
                <c:pt idx="199">
                  <c:v>0.47374101551429237</c:v>
                </c:pt>
                <c:pt idx="200">
                  <c:v>0.44593809635352499</c:v>
                </c:pt>
                <c:pt idx="201">
                  <c:v>0.43344896322158266</c:v>
                </c:pt>
                <c:pt idx="202">
                  <c:v>0.40562878070081487</c:v>
                </c:pt>
                <c:pt idx="203">
                  <c:v>0.39529313813213413</c:v>
                </c:pt>
                <c:pt idx="204">
                  <c:v>0.37429137166848886</c:v>
                </c:pt>
                <c:pt idx="205">
                  <c:v>0.36085728314918458</c:v>
                </c:pt>
                <c:pt idx="206">
                  <c:v>0.34714194484278171</c:v>
                </c:pt>
                <c:pt idx="207">
                  <c:v>0.33211937770311745</c:v>
                </c:pt>
                <c:pt idx="208">
                  <c:v>0.32003871997745803</c:v>
                </c:pt>
                <c:pt idx="209">
                  <c:v>0.30923011836968822</c:v>
                </c:pt>
                <c:pt idx="210">
                  <c:v>0.29689030365793739</c:v>
                </c:pt>
                <c:pt idx="211">
                  <c:v>0.29140058970829724</c:v>
                </c:pt>
                <c:pt idx="212">
                  <c:v>0.2830979081569302</c:v>
                </c:pt>
                <c:pt idx="213">
                  <c:v>0.27536440634618692</c:v>
                </c:pt>
                <c:pt idx="214">
                  <c:v>0.26452522512805743</c:v>
                </c:pt>
                <c:pt idx="215">
                  <c:v>0.25629995313071918</c:v>
                </c:pt>
                <c:pt idx="216">
                  <c:v>0.25383067494877692</c:v>
                </c:pt>
                <c:pt idx="217">
                  <c:v>0.24720500695453235</c:v>
                </c:pt>
                <c:pt idx="218">
                  <c:v>0.24184636262728998</c:v>
                </c:pt>
                <c:pt idx="219">
                  <c:v>0.23628956676657048</c:v>
                </c:pt>
                <c:pt idx="220">
                  <c:v>0.22766337871093514</c:v>
                </c:pt>
                <c:pt idx="221">
                  <c:v>0.22429593885582719</c:v>
                </c:pt>
                <c:pt idx="222">
                  <c:v>0.20812624355925644</c:v>
                </c:pt>
                <c:pt idx="223">
                  <c:v>0.20760158641697829</c:v>
                </c:pt>
                <c:pt idx="224">
                  <c:v>0.20479619085064724</c:v>
                </c:pt>
                <c:pt idx="225">
                  <c:v>0.19800235888546736</c:v>
                </c:pt>
                <c:pt idx="226">
                  <c:v>0.19646152530201427</c:v>
                </c:pt>
                <c:pt idx="227">
                  <c:v>0.1903246086467624</c:v>
                </c:pt>
                <c:pt idx="228">
                  <c:v>0.18734172286856104</c:v>
                </c:pt>
                <c:pt idx="229">
                  <c:v>0.1794293343840524</c:v>
                </c:pt>
                <c:pt idx="230">
                  <c:v>0.16228251623007164</c:v>
                </c:pt>
                <c:pt idx="231">
                  <c:v>0.15779756058661834</c:v>
                </c:pt>
                <c:pt idx="232">
                  <c:v>0.13768834828153476</c:v>
                </c:pt>
                <c:pt idx="233">
                  <c:v>0.13502249358872859</c:v>
                </c:pt>
                <c:pt idx="234">
                  <c:v>0.12346747432920818</c:v>
                </c:pt>
                <c:pt idx="235">
                  <c:v>0.11371657246551528</c:v>
                </c:pt>
                <c:pt idx="236">
                  <c:v>0.10524566708249389</c:v>
                </c:pt>
                <c:pt idx="237">
                  <c:v>9.563928835057528E-2</c:v>
                </c:pt>
                <c:pt idx="238">
                  <c:v>8.6840087461270588E-2</c:v>
                </c:pt>
                <c:pt idx="239">
                  <c:v>7.8303304218105108E-2</c:v>
                </c:pt>
                <c:pt idx="240">
                  <c:v>6.7834360078824749E-2</c:v>
                </c:pt>
                <c:pt idx="241">
                  <c:v>6.469850972220588E-2</c:v>
                </c:pt>
                <c:pt idx="242">
                  <c:v>5.6011404425323388E-2</c:v>
                </c:pt>
                <c:pt idx="243">
                  <c:v>5.3788551621990116E-2</c:v>
                </c:pt>
                <c:pt idx="244">
                  <c:v>4.7769046855371436E-2</c:v>
                </c:pt>
                <c:pt idx="245">
                  <c:v>4.0395287412086159E-2</c:v>
                </c:pt>
                <c:pt idx="246">
                  <c:v>3.5681979347241953E-2</c:v>
                </c:pt>
                <c:pt idx="247">
                  <c:v>2.6966897649999565E-2</c:v>
                </c:pt>
                <c:pt idx="248">
                  <c:v>2.2232216623884731E-2</c:v>
                </c:pt>
                <c:pt idx="249">
                  <c:v>1.5753684134580007E-2</c:v>
                </c:pt>
                <c:pt idx="250">
                  <c:v>3.9290219496639998E-3</c:v>
                </c:pt>
                <c:pt idx="251">
                  <c:v>2.1176028904792005E-3</c:v>
                </c:pt>
                <c:pt idx="252">
                  <c:v>-1.487778891623524E-2</c:v>
                </c:pt>
                <c:pt idx="253">
                  <c:v>-1.6854389009136973E-2</c:v>
                </c:pt>
                <c:pt idx="254">
                  <c:v>-2.2528291883477575E-2</c:v>
                </c:pt>
                <c:pt idx="255">
                  <c:v>-3.2292384330384068E-2</c:v>
                </c:pt>
                <c:pt idx="256">
                  <c:v>-3.8054095764628475E-2</c:v>
                </c:pt>
                <c:pt idx="257">
                  <c:v>-4.5603602208993066E-2</c:v>
                </c:pt>
                <c:pt idx="258">
                  <c:v>-5.2839237558489564E-2</c:v>
                </c:pt>
                <c:pt idx="259">
                  <c:v>-5.3863459594340843E-2</c:v>
                </c:pt>
                <c:pt idx="260">
                  <c:v>-5.7515503702494343E-2</c:v>
                </c:pt>
                <c:pt idx="261">
                  <c:v>-5.7599772151654981E-2</c:v>
                </c:pt>
                <c:pt idx="262">
                  <c:v>-5.8379601793861216E-2</c:v>
                </c:pt>
                <c:pt idx="263">
                  <c:v>-5.864106806124731E-2</c:v>
                </c:pt>
                <c:pt idx="264">
                  <c:v>-5.8618440780096231E-2</c:v>
                </c:pt>
                <c:pt idx="265">
                  <c:v>-5.8610791348825256E-2</c:v>
                </c:pt>
                <c:pt idx="266">
                  <c:v>-5.854674912184684E-2</c:v>
                </c:pt>
                <c:pt idx="267">
                  <c:v>-5.8287443148897201E-2</c:v>
                </c:pt>
                <c:pt idx="268">
                  <c:v>-5.7475041572878E-2</c:v>
                </c:pt>
                <c:pt idx="269">
                  <c:v>-5.7210237438225717E-2</c:v>
                </c:pt>
                <c:pt idx="270">
                  <c:v>-5.756518769940077E-2</c:v>
                </c:pt>
                <c:pt idx="271">
                  <c:v>-5.8444693476187339E-2</c:v>
                </c:pt>
                <c:pt idx="272">
                  <c:v>-6.1348730915707757E-2</c:v>
                </c:pt>
                <c:pt idx="273">
                  <c:v>-7.0387494632350486E-2</c:v>
                </c:pt>
                <c:pt idx="274">
                  <c:v>-7.0867454991487097E-2</c:v>
                </c:pt>
                <c:pt idx="275">
                  <c:v>-7.1101706774101006E-2</c:v>
                </c:pt>
                <c:pt idx="276">
                  <c:v>-7.5355733416187412E-2</c:v>
                </c:pt>
                <c:pt idx="277">
                  <c:v>-7.9804088266427223E-2</c:v>
                </c:pt>
                <c:pt idx="278">
                  <c:v>-8.5162967537554257E-2</c:v>
                </c:pt>
                <c:pt idx="279">
                  <c:v>-8.7272543977650233E-2</c:v>
                </c:pt>
                <c:pt idx="280">
                  <c:v>-9.0878460011511078E-2</c:v>
                </c:pt>
                <c:pt idx="281">
                  <c:v>-9.3442214177458433E-2</c:v>
                </c:pt>
                <c:pt idx="282">
                  <c:v>-9.8545513582134703E-2</c:v>
                </c:pt>
                <c:pt idx="283">
                  <c:v>-0.101066847140384</c:v>
                </c:pt>
                <c:pt idx="284">
                  <c:v>-0.10289250895568383</c:v>
                </c:pt>
                <c:pt idx="285">
                  <c:v>-0.1041693533211035</c:v>
                </c:pt>
                <c:pt idx="286">
                  <c:v>-0.10418049079755434</c:v>
                </c:pt>
                <c:pt idx="287">
                  <c:v>-0.10379736892158312</c:v>
                </c:pt>
                <c:pt idx="288">
                  <c:v>-0.1035662473169788</c:v>
                </c:pt>
                <c:pt idx="289">
                  <c:v>-0.10364248728688288</c:v>
                </c:pt>
                <c:pt idx="290">
                  <c:v>-0.10417733301388528</c:v>
                </c:pt>
                <c:pt idx="291">
                  <c:v>-0.10495601202539609</c:v>
                </c:pt>
                <c:pt idx="292">
                  <c:v>-0.10583075998093565</c:v>
                </c:pt>
                <c:pt idx="293">
                  <c:v>-0.10620696388050399</c:v>
                </c:pt>
                <c:pt idx="294">
                  <c:v>-0.10595764881863348</c:v>
                </c:pt>
                <c:pt idx="295">
                  <c:v>-0.10442949543952076</c:v>
                </c:pt>
                <c:pt idx="296">
                  <c:v>-0.10206585454271024</c:v>
                </c:pt>
                <c:pt idx="297">
                  <c:v>-9.9703068032398479E-2</c:v>
                </c:pt>
                <c:pt idx="298">
                  <c:v>-9.7934426696331331E-2</c:v>
                </c:pt>
                <c:pt idx="299">
                  <c:v>-9.7611707504125095E-2</c:v>
                </c:pt>
                <c:pt idx="300">
                  <c:v>-9.7654117340791768E-2</c:v>
                </c:pt>
                <c:pt idx="301">
                  <c:v>-9.7447133484892492E-2</c:v>
                </c:pt>
                <c:pt idx="302">
                  <c:v>-9.6421520849568731E-2</c:v>
                </c:pt>
                <c:pt idx="303">
                  <c:v>-9.3519152659784596E-2</c:v>
                </c:pt>
                <c:pt idx="304">
                  <c:v>-9.3307814958777421E-2</c:v>
                </c:pt>
                <c:pt idx="305">
                  <c:v>-9.0939029437194605E-2</c:v>
                </c:pt>
                <c:pt idx="306">
                  <c:v>-8.876765725340563E-2</c:v>
                </c:pt>
                <c:pt idx="307">
                  <c:v>-8.7409951440959643E-2</c:v>
                </c:pt>
                <c:pt idx="308">
                  <c:v>-8.6921005700983614E-2</c:v>
                </c:pt>
                <c:pt idx="309">
                  <c:v>-8.7277206192950055E-2</c:v>
                </c:pt>
                <c:pt idx="310">
                  <c:v>-8.8184239775875709E-2</c:v>
                </c:pt>
                <c:pt idx="311">
                  <c:v>-8.9470116476619094E-2</c:v>
                </c:pt>
                <c:pt idx="312">
                  <c:v>-9.1376529018585506E-2</c:v>
                </c:pt>
                <c:pt idx="313">
                  <c:v>-9.5367225711559145E-2</c:v>
                </c:pt>
                <c:pt idx="314">
                  <c:v>-9.5719157741775043E-2</c:v>
                </c:pt>
                <c:pt idx="315">
                  <c:v>-9.8083326044844502E-2</c:v>
                </c:pt>
                <c:pt idx="316">
                  <c:v>-0.10029549224537207</c:v>
                </c:pt>
                <c:pt idx="317">
                  <c:v>-0.10250048645741051</c:v>
                </c:pt>
                <c:pt idx="318">
                  <c:v>-0.10499333137597167</c:v>
                </c:pt>
                <c:pt idx="319">
                  <c:v>-0.1073143060273385</c:v>
                </c:pt>
                <c:pt idx="320">
                  <c:v>-0.10857356081657117</c:v>
                </c:pt>
                <c:pt idx="321">
                  <c:v>-0.10871003224426901</c:v>
                </c:pt>
                <c:pt idx="322">
                  <c:v>-0.10765313884774622</c:v>
                </c:pt>
                <c:pt idx="323">
                  <c:v>-0.10512657853635538</c:v>
                </c:pt>
                <c:pt idx="324">
                  <c:v>-0.10318606883285412</c:v>
                </c:pt>
                <c:pt idx="325">
                  <c:v>-9.9739557902302559E-2</c:v>
                </c:pt>
                <c:pt idx="326">
                  <c:v>-9.8289902111223404E-2</c:v>
                </c:pt>
                <c:pt idx="327">
                  <c:v>-9.6262623123309771E-2</c:v>
                </c:pt>
                <c:pt idx="328">
                  <c:v>-9.311263799765028E-2</c:v>
                </c:pt>
                <c:pt idx="329">
                  <c:v>-9.1800303842686282E-2</c:v>
                </c:pt>
                <c:pt idx="330">
                  <c:v>-9.0249358580791805E-2</c:v>
                </c:pt>
                <c:pt idx="331">
                  <c:v>-8.9029004383261792E-2</c:v>
                </c:pt>
                <c:pt idx="332">
                  <c:v>-8.7140156085468004E-2</c:v>
                </c:pt>
                <c:pt idx="333">
                  <c:v>-8.443476819064788E-2</c:v>
                </c:pt>
                <c:pt idx="334">
                  <c:v>-8.2036789600456073E-2</c:v>
                </c:pt>
                <c:pt idx="335">
                  <c:v>-7.9163885618297736E-2</c:v>
                </c:pt>
                <c:pt idx="336">
                  <c:v>-7.5876247821031556E-2</c:v>
                </c:pt>
                <c:pt idx="337">
                  <c:v>-7.513277264271026E-2</c:v>
                </c:pt>
                <c:pt idx="338">
                  <c:v>-7.3935330604101124E-2</c:v>
                </c:pt>
                <c:pt idx="339">
                  <c:v>-7.301269906201481E-2</c:v>
                </c:pt>
                <c:pt idx="340">
                  <c:v>-7.1243850442014797E-2</c:v>
                </c:pt>
                <c:pt idx="341">
                  <c:v>-6.8348194305611953E-2</c:v>
                </c:pt>
                <c:pt idx="342">
                  <c:v>-6.8026147888058025E-2</c:v>
                </c:pt>
                <c:pt idx="343">
                  <c:v>-6.5959272349305001E-2</c:v>
                </c:pt>
                <c:pt idx="344">
                  <c:v>-6.5907560995348169E-2</c:v>
                </c:pt>
                <c:pt idx="345">
                  <c:v>-6.5578807478321774E-2</c:v>
                </c:pt>
                <c:pt idx="346">
                  <c:v>-6.4973088519089159E-2</c:v>
                </c:pt>
                <c:pt idx="347">
                  <c:v>-6.4916546844029213E-2</c:v>
                </c:pt>
                <c:pt idx="348">
                  <c:v>-6.5191530893909305E-2</c:v>
                </c:pt>
                <c:pt idx="349">
                  <c:v>-6.558673060134336E-2</c:v>
                </c:pt>
                <c:pt idx="350">
                  <c:v>-6.6191860527458485E-2</c:v>
                </c:pt>
                <c:pt idx="351">
                  <c:v>-6.7042247907722272E-2</c:v>
                </c:pt>
                <c:pt idx="352">
                  <c:v>-6.7220759321990869E-2</c:v>
                </c:pt>
                <c:pt idx="353">
                  <c:v>-6.9739654364916526E-2</c:v>
                </c:pt>
                <c:pt idx="354">
                  <c:v>-6.9783709310911726E-2</c:v>
                </c:pt>
                <c:pt idx="355">
                  <c:v>-6.976344248261436E-2</c:v>
                </c:pt>
                <c:pt idx="356">
                  <c:v>-6.9163863793501645E-2</c:v>
                </c:pt>
                <c:pt idx="357">
                  <c:v>-6.8792503736475261E-2</c:v>
                </c:pt>
                <c:pt idx="358">
                  <c:v>-6.8612704711391331E-2</c:v>
                </c:pt>
                <c:pt idx="359">
                  <c:v>-6.893264361671507E-2</c:v>
                </c:pt>
                <c:pt idx="360">
                  <c:v>-7.0217622924293011E-2</c:v>
                </c:pt>
                <c:pt idx="361">
                  <c:v>-7.1360795096739052E-2</c:v>
                </c:pt>
                <c:pt idx="362">
                  <c:v>-7.1489405565683894E-2</c:v>
                </c:pt>
                <c:pt idx="363">
                  <c:v>-7.2572972012398526E-2</c:v>
                </c:pt>
                <c:pt idx="364">
                  <c:v>-7.2538565144868561E-2</c:v>
                </c:pt>
                <c:pt idx="365">
                  <c:v>-7.1812157550863745E-2</c:v>
                </c:pt>
                <c:pt idx="366">
                  <c:v>-6.9519360330336177E-2</c:v>
                </c:pt>
                <c:pt idx="367">
                  <c:v>-6.8433532128273827E-2</c:v>
                </c:pt>
                <c:pt idx="368">
                  <c:v>-6.6808811286715078E-2</c:v>
                </c:pt>
                <c:pt idx="369">
                  <c:v>-6.5571900825324159E-2</c:v>
                </c:pt>
                <c:pt idx="370">
                  <c:v>-6.4227393804556776E-2</c:v>
                </c:pt>
                <c:pt idx="371">
                  <c:v>-6.2007649033045995E-2</c:v>
                </c:pt>
                <c:pt idx="372">
                  <c:v>-6.1456314062302578E-2</c:v>
                </c:pt>
                <c:pt idx="373">
                  <c:v>-6.0018933415947669E-2</c:v>
                </c:pt>
                <c:pt idx="374">
                  <c:v>-6.0017361307434479E-2</c:v>
                </c:pt>
                <c:pt idx="375">
                  <c:v>-6.0330346816930877E-2</c:v>
                </c:pt>
                <c:pt idx="376">
                  <c:v>-6.0492891232110733E-2</c:v>
                </c:pt>
                <c:pt idx="377">
                  <c:v>-5.9974746809089166E-2</c:v>
                </c:pt>
                <c:pt idx="378">
                  <c:v>-5.7687301694460874E-2</c:v>
                </c:pt>
                <c:pt idx="379">
                  <c:v>-5.6253584229113113E-2</c:v>
                </c:pt>
                <c:pt idx="380">
                  <c:v>-5.4249543645228285E-2</c:v>
                </c:pt>
                <c:pt idx="381">
                  <c:v>-5.082154471357353E-2</c:v>
                </c:pt>
                <c:pt idx="382">
                  <c:v>-5.0049606194700641E-2</c:v>
                </c:pt>
                <c:pt idx="383">
                  <c:v>-4.6646036710024402E-2</c:v>
                </c:pt>
                <c:pt idx="384">
                  <c:v>-4.6537882017266614E-2</c:v>
                </c:pt>
                <c:pt idx="385">
                  <c:v>-4.6323599888921291E-2</c:v>
                </c:pt>
                <c:pt idx="386">
                  <c:v>-4.6136698479089161E-2</c:v>
                </c:pt>
                <c:pt idx="387">
                  <c:v>-4.5919554389544787E-2</c:v>
                </c:pt>
                <c:pt idx="388">
                  <c:v>-4.5651682187674285E-2</c:v>
                </c:pt>
                <c:pt idx="389">
                  <c:v>-4.5461455612902109E-2</c:v>
                </c:pt>
                <c:pt idx="390">
                  <c:v>-4.5113224499520807E-2</c:v>
                </c:pt>
                <c:pt idx="391">
                  <c:v>-4.4032456625659903E-2</c:v>
                </c:pt>
                <c:pt idx="392">
                  <c:v>-4.4006979855971663E-2</c:v>
                </c:pt>
                <c:pt idx="393">
                  <c:v>-4.3927447326499239E-2</c:v>
                </c:pt>
                <c:pt idx="394">
                  <c:v>-4.4124825415156312E-2</c:v>
                </c:pt>
                <c:pt idx="395">
                  <c:v>-4.4246843126571178E-2</c:v>
                </c:pt>
                <c:pt idx="396">
                  <c:v>-4.4165180126667099E-2</c:v>
                </c:pt>
                <c:pt idx="397">
                  <c:v>-4.3932695574556792E-2</c:v>
                </c:pt>
                <c:pt idx="398">
                  <c:v>-4.346969966625943E-2</c:v>
                </c:pt>
                <c:pt idx="399">
                  <c:v>-4.3125436971247433E-2</c:v>
                </c:pt>
                <c:pt idx="400">
                  <c:v>-4.3068889019328968E-2</c:v>
                </c:pt>
                <c:pt idx="401">
                  <c:v>-4.2132318439808573E-2</c:v>
                </c:pt>
                <c:pt idx="402">
                  <c:v>-4.154352713932901E-2</c:v>
                </c:pt>
                <c:pt idx="403">
                  <c:v>-3.5976352555923699E-2</c:v>
                </c:pt>
                <c:pt idx="404">
                  <c:v>-3.578556046573176E-2</c:v>
                </c:pt>
                <c:pt idx="405">
                  <c:v>-3.3571706238753378E-2</c:v>
                </c:pt>
                <c:pt idx="406">
                  <c:v>-2.9810392435875684E-2</c:v>
                </c:pt>
                <c:pt idx="407">
                  <c:v>-2.7796165781679007E-2</c:v>
                </c:pt>
                <c:pt idx="408">
                  <c:v>-2.6233093786906872E-2</c:v>
                </c:pt>
                <c:pt idx="409">
                  <c:v>-2.490233109824978E-2</c:v>
                </c:pt>
                <c:pt idx="410">
                  <c:v>-2.4707969354916506E-2</c:v>
                </c:pt>
                <c:pt idx="411">
                  <c:v>-2.0584011493093975E-2</c:v>
                </c:pt>
                <c:pt idx="412">
                  <c:v>-2.0500073435204276E-2</c:v>
                </c:pt>
                <c:pt idx="413">
                  <c:v>-1.9608048682014767E-2</c:v>
                </c:pt>
                <c:pt idx="414">
                  <c:v>-1.7603544283070011E-2</c:v>
                </c:pt>
                <c:pt idx="415">
                  <c:v>-1.6709976075659844E-2</c:v>
                </c:pt>
                <c:pt idx="416">
                  <c:v>-1.285438474124732E-2</c:v>
                </c:pt>
                <c:pt idx="417">
                  <c:v>-1.0022433878969126E-2</c:v>
                </c:pt>
                <c:pt idx="418">
                  <c:v>-1.0022433878969126E-2</c:v>
                </c:pt>
                <c:pt idx="419">
                  <c:v>-1.0022433878969126E-2</c:v>
                </c:pt>
                <c:pt idx="420">
                  <c:v>-1.0022433878969126E-2</c:v>
                </c:pt>
                <c:pt idx="421">
                  <c:v>-1.0022433878969126E-2</c:v>
                </c:pt>
                <c:pt idx="422">
                  <c:v>-1.0022433878969126E-2</c:v>
                </c:pt>
                <c:pt idx="423">
                  <c:v>-1.0022433878969126E-2</c:v>
                </c:pt>
                <c:pt idx="424">
                  <c:v>-1.0022433878969126E-2</c:v>
                </c:pt>
                <c:pt idx="425">
                  <c:v>-1.0022433878969126E-2</c:v>
                </c:pt>
                <c:pt idx="426">
                  <c:v>-1.0022433878969126E-2</c:v>
                </c:pt>
                <c:pt idx="427">
                  <c:v>-1.0022433878969126E-2</c:v>
                </c:pt>
                <c:pt idx="428">
                  <c:v>-1.0022433878969126E-2</c:v>
                </c:pt>
                <c:pt idx="429">
                  <c:v>-1.0022433878969126E-2</c:v>
                </c:pt>
                <c:pt idx="430">
                  <c:v>-1.0022433878969126E-2</c:v>
                </c:pt>
                <c:pt idx="431">
                  <c:v>-1.0022433878969126E-2</c:v>
                </c:pt>
                <c:pt idx="432">
                  <c:v>-1.0022433878969126E-2</c:v>
                </c:pt>
                <c:pt idx="433">
                  <c:v>-1.0022433878969126E-2</c:v>
                </c:pt>
                <c:pt idx="434">
                  <c:v>-1.0022433878969126E-2</c:v>
                </c:pt>
                <c:pt idx="435">
                  <c:v>-1.0022433878969126E-2</c:v>
                </c:pt>
                <c:pt idx="436">
                  <c:v>-1.0022433878969126E-2</c:v>
                </c:pt>
                <c:pt idx="437">
                  <c:v>-1.0022433878969126E-2</c:v>
                </c:pt>
                <c:pt idx="438">
                  <c:v>-1.0022433878969126E-2</c:v>
                </c:pt>
                <c:pt idx="439">
                  <c:v>-1.0022433878969126E-2</c:v>
                </c:pt>
                <c:pt idx="440">
                  <c:v>-1.0022433878969126E-2</c:v>
                </c:pt>
                <c:pt idx="441">
                  <c:v>-1.0022433878969126E-2</c:v>
                </c:pt>
                <c:pt idx="442">
                  <c:v>-1.0022433878969126E-2</c:v>
                </c:pt>
                <c:pt idx="443">
                  <c:v>-1.0022433878969126E-2</c:v>
                </c:pt>
                <c:pt idx="444">
                  <c:v>-1.0022433878969126E-2</c:v>
                </c:pt>
                <c:pt idx="445">
                  <c:v>-1.0022433878969126E-2</c:v>
                </c:pt>
                <c:pt idx="446">
                  <c:v>-1.0022433878969126E-2</c:v>
                </c:pt>
                <c:pt idx="447">
                  <c:v>-1.0022433878969126E-2</c:v>
                </c:pt>
                <c:pt idx="448">
                  <c:v>-1.0022433878969126E-2</c:v>
                </c:pt>
                <c:pt idx="449">
                  <c:v>-1.0022433878969126E-2</c:v>
                </c:pt>
                <c:pt idx="450">
                  <c:v>-1.0022433878969126E-2</c:v>
                </c:pt>
                <c:pt idx="451">
                  <c:v>-1.0022433878969126E-2</c:v>
                </c:pt>
                <c:pt idx="452">
                  <c:v>-1.0022433878969126E-2</c:v>
                </c:pt>
                <c:pt idx="453">
                  <c:v>-1.0022433878969126E-2</c:v>
                </c:pt>
                <c:pt idx="454">
                  <c:v>-1.0022433878969126E-2</c:v>
                </c:pt>
                <c:pt idx="455">
                  <c:v>-1.0022433878969126E-2</c:v>
                </c:pt>
                <c:pt idx="456">
                  <c:v>-1.0022433878969126E-2</c:v>
                </c:pt>
                <c:pt idx="457">
                  <c:v>-1.0022433878969126E-2</c:v>
                </c:pt>
                <c:pt idx="458">
                  <c:v>-1.0022433878969126E-2</c:v>
                </c:pt>
                <c:pt idx="459">
                  <c:v>-1.0022433878969126E-2</c:v>
                </c:pt>
                <c:pt idx="460">
                  <c:v>-1.0022433878969126E-2</c:v>
                </c:pt>
                <c:pt idx="461">
                  <c:v>-1.0022433878969126E-2</c:v>
                </c:pt>
                <c:pt idx="462">
                  <c:v>-1.0022433878969126E-2</c:v>
                </c:pt>
                <c:pt idx="463">
                  <c:v>-1.0022433878969126E-2</c:v>
                </c:pt>
                <c:pt idx="464">
                  <c:v>-1.0022433878969126E-2</c:v>
                </c:pt>
                <c:pt idx="465">
                  <c:v>-1.0022433878969126E-2</c:v>
                </c:pt>
                <c:pt idx="466">
                  <c:v>-1.0022433878969126E-2</c:v>
                </c:pt>
                <c:pt idx="467">
                  <c:v>-1.0022433878969126E-2</c:v>
                </c:pt>
                <c:pt idx="468">
                  <c:v>-1.0022433878969126E-2</c:v>
                </c:pt>
                <c:pt idx="469">
                  <c:v>-1.0022433878969126E-2</c:v>
                </c:pt>
                <c:pt idx="470">
                  <c:v>-1.0022433878969126E-2</c:v>
                </c:pt>
                <c:pt idx="471">
                  <c:v>-1.0022433878969126E-2</c:v>
                </c:pt>
                <c:pt idx="472">
                  <c:v>-1.0022433878969126E-2</c:v>
                </c:pt>
                <c:pt idx="473">
                  <c:v>-1.0022433878969126E-2</c:v>
                </c:pt>
                <c:pt idx="474">
                  <c:v>-1.0022433878969126E-2</c:v>
                </c:pt>
                <c:pt idx="475">
                  <c:v>-1.0022433878969126E-2</c:v>
                </c:pt>
                <c:pt idx="476">
                  <c:v>-1.0022433878969126E-2</c:v>
                </c:pt>
                <c:pt idx="477">
                  <c:v>-1.0022433878969126E-2</c:v>
                </c:pt>
                <c:pt idx="478">
                  <c:v>-1.0022433878969126E-2</c:v>
                </c:pt>
                <c:pt idx="479">
                  <c:v>-1.0022433878969126E-2</c:v>
                </c:pt>
                <c:pt idx="480">
                  <c:v>-1.0022433878969126E-2</c:v>
                </c:pt>
                <c:pt idx="481">
                  <c:v>-1.0022433878969126E-2</c:v>
                </c:pt>
                <c:pt idx="482">
                  <c:v>-1.0022433878969126E-2</c:v>
                </c:pt>
                <c:pt idx="483">
                  <c:v>-1.0022433878969126E-2</c:v>
                </c:pt>
                <c:pt idx="484">
                  <c:v>-1.0022433878969126E-2</c:v>
                </c:pt>
                <c:pt idx="485">
                  <c:v>-1.0022433878969126E-2</c:v>
                </c:pt>
                <c:pt idx="486">
                  <c:v>-1.0022433878969126E-2</c:v>
                </c:pt>
                <c:pt idx="487">
                  <c:v>-1.0022433878969126E-2</c:v>
                </c:pt>
                <c:pt idx="488">
                  <c:v>-1.0022433878969126E-2</c:v>
                </c:pt>
                <c:pt idx="489">
                  <c:v>-1.0022433878969126E-2</c:v>
                </c:pt>
                <c:pt idx="490">
                  <c:v>-1.0022433878969126E-2</c:v>
                </c:pt>
                <c:pt idx="491">
                  <c:v>-1.0022433878969126E-2</c:v>
                </c:pt>
                <c:pt idx="492">
                  <c:v>-1.0022433878969126E-2</c:v>
                </c:pt>
                <c:pt idx="493">
                  <c:v>-1.0022433878969126E-2</c:v>
                </c:pt>
                <c:pt idx="494">
                  <c:v>-1.0022433878969126E-2</c:v>
                </c:pt>
                <c:pt idx="495">
                  <c:v>-1.0022433878969126E-2</c:v>
                </c:pt>
                <c:pt idx="496">
                  <c:v>-1.0022433878969126E-2</c:v>
                </c:pt>
                <c:pt idx="497">
                  <c:v>-1.0022433878969126E-2</c:v>
                </c:pt>
                <c:pt idx="498">
                  <c:v>-1.0022433878969126E-2</c:v>
                </c:pt>
                <c:pt idx="499">
                  <c:v>-1.0022433878969126E-2</c:v>
                </c:pt>
              </c:numCache>
            </c:numRef>
          </c:yVal>
          <c:smooth val="0"/>
          <c:extLst>
            <c:ext xmlns:c16="http://schemas.microsoft.com/office/drawing/2014/chart" uri="{C3380CC4-5D6E-409C-BE32-E72D297353CC}">
              <c16:uniqueId val="{00000006-0055-4330-AF3C-A4C44FCE0D41}"/>
            </c:ext>
          </c:extLst>
        </c:ser>
        <c:ser>
          <c:idx val="7"/>
          <c:order val="7"/>
          <c:tx>
            <c:strRef>
              <c:f>実験2計算_AVE!$AN$2</c:f>
              <c:strCache>
                <c:ptCount val="1"/>
                <c:pt idx="0">
                  <c:v>0.7</c:v>
                </c:pt>
              </c:strCache>
            </c:strRef>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実験2計算_AVE!$AN$3:$AN$502</c:f>
              <c:numCache>
                <c:formatCode>General</c:formatCode>
                <c:ptCount val="500"/>
                <c:pt idx="0">
                  <c:v>0</c:v>
                </c:pt>
                <c:pt idx="1">
                  <c:v>9.5700143052757764E-4</c:v>
                </c:pt>
                <c:pt idx="2">
                  <c:v>1.146912329544364E-3</c:v>
                </c:pt>
                <c:pt idx="3">
                  <c:v>1.3062192655035965E-3</c:v>
                </c:pt>
                <c:pt idx="4">
                  <c:v>5.0537023120263789E-3</c:v>
                </c:pt>
                <c:pt idx="5">
                  <c:v>1.0135893047613909E-2</c:v>
                </c:pt>
                <c:pt idx="6">
                  <c:v>1.7012540041762586E-2</c:v>
                </c:pt>
                <c:pt idx="7">
                  <c:v>1.825932230190647E-2</c:v>
                </c:pt>
                <c:pt idx="8">
                  <c:v>2.1294337266930453E-2</c:v>
                </c:pt>
                <c:pt idx="9">
                  <c:v>2.4114994793429254E-2</c:v>
                </c:pt>
                <c:pt idx="10">
                  <c:v>2.67000472273741E-2</c:v>
                </c:pt>
                <c:pt idx="11">
                  <c:v>2.8982598532086328E-2</c:v>
                </c:pt>
                <c:pt idx="12">
                  <c:v>3.005554565447242E-2</c:v>
                </c:pt>
                <c:pt idx="13">
                  <c:v>3.2392273406139087E-2</c:v>
                </c:pt>
                <c:pt idx="14">
                  <c:v>3.3221108541127094E-2</c:v>
                </c:pt>
                <c:pt idx="15">
                  <c:v>3.4278210252398078E-2</c:v>
                </c:pt>
                <c:pt idx="16">
                  <c:v>3.7424125002398077E-2</c:v>
                </c:pt>
                <c:pt idx="17">
                  <c:v>3.7633284820047956E-2</c:v>
                </c:pt>
                <c:pt idx="18">
                  <c:v>3.8155201254664262E-2</c:v>
                </c:pt>
                <c:pt idx="19">
                  <c:v>3.8509349016534765E-2</c:v>
                </c:pt>
                <c:pt idx="20">
                  <c:v>3.8740265441067137E-2</c:v>
                </c:pt>
                <c:pt idx="21">
                  <c:v>4.0549373393788959E-2</c:v>
                </c:pt>
                <c:pt idx="22">
                  <c:v>4.2044685895947231E-2</c:v>
                </c:pt>
                <c:pt idx="23">
                  <c:v>4.5584173659592317E-2</c:v>
                </c:pt>
                <c:pt idx="24">
                  <c:v>4.8849625356235001E-2</c:v>
                </c:pt>
                <c:pt idx="25">
                  <c:v>5.0081391107601909E-2</c:v>
                </c:pt>
                <c:pt idx="26">
                  <c:v>5.3266732834892076E-2</c:v>
                </c:pt>
                <c:pt idx="27">
                  <c:v>5.4222102182973617E-2</c:v>
                </c:pt>
                <c:pt idx="28">
                  <c:v>5.636004329856114E-2</c:v>
                </c:pt>
                <c:pt idx="29">
                  <c:v>5.9036013189208619E-2</c:v>
                </c:pt>
                <c:pt idx="30">
                  <c:v>6.0706040731966407E-2</c:v>
                </c:pt>
                <c:pt idx="31">
                  <c:v>6.2996267627098299E-2</c:v>
                </c:pt>
                <c:pt idx="32">
                  <c:v>6.5093226802434026E-2</c:v>
                </c:pt>
                <c:pt idx="33">
                  <c:v>6.7229156743824917E-2</c:v>
                </c:pt>
                <c:pt idx="34">
                  <c:v>7.0701319960911252E-2</c:v>
                </c:pt>
                <c:pt idx="35">
                  <c:v>7.1294205484700224E-2</c:v>
                </c:pt>
                <c:pt idx="36">
                  <c:v>7.3760983402146263E-2</c:v>
                </c:pt>
                <c:pt idx="37">
                  <c:v>7.4364299461750577E-2</c:v>
                </c:pt>
                <c:pt idx="38">
                  <c:v>7.6010053937769759E-2</c:v>
                </c:pt>
                <c:pt idx="39">
                  <c:v>7.8191313128465195E-2</c:v>
                </c:pt>
                <c:pt idx="40">
                  <c:v>7.917866298654673E-2</c:v>
                </c:pt>
                <c:pt idx="41">
                  <c:v>8.0429841248177425E-2</c:v>
                </c:pt>
                <c:pt idx="42">
                  <c:v>8.1741565711246966E-2</c:v>
                </c:pt>
                <c:pt idx="43">
                  <c:v>8.3291661955695415E-2</c:v>
                </c:pt>
                <c:pt idx="44">
                  <c:v>8.6458785744520358E-2</c:v>
                </c:pt>
                <c:pt idx="45">
                  <c:v>8.7339155075359692E-2</c:v>
                </c:pt>
                <c:pt idx="46">
                  <c:v>9.0429538764568329E-2</c:v>
                </c:pt>
                <c:pt idx="47">
                  <c:v>9.1409325440347702E-2</c:v>
                </c:pt>
                <c:pt idx="48">
                  <c:v>9.3513259132194215E-2</c:v>
                </c:pt>
                <c:pt idx="49">
                  <c:v>9.6061904530419628E-2</c:v>
                </c:pt>
                <c:pt idx="50">
                  <c:v>9.8128452025575505E-2</c:v>
                </c:pt>
                <c:pt idx="51">
                  <c:v>0.10104817171482011</c:v>
                </c:pt>
                <c:pt idx="52">
                  <c:v>0.10425845954954432</c:v>
                </c:pt>
                <c:pt idx="53">
                  <c:v>0.10762743168434051</c:v>
                </c:pt>
                <c:pt idx="54">
                  <c:v>0.11431515153100714</c:v>
                </c:pt>
                <c:pt idx="55">
                  <c:v>0.11472946394134287</c:v>
                </c:pt>
                <c:pt idx="56">
                  <c:v>0.12215114701899274</c:v>
                </c:pt>
                <c:pt idx="57">
                  <c:v>0.12253452709754191</c:v>
                </c:pt>
                <c:pt idx="58">
                  <c:v>0.12498476923899274</c:v>
                </c:pt>
                <c:pt idx="59">
                  <c:v>0.12984547377529973</c:v>
                </c:pt>
                <c:pt idx="60">
                  <c:v>0.13077757525611508</c:v>
                </c:pt>
                <c:pt idx="61">
                  <c:v>0.13366248702340525</c:v>
                </c:pt>
                <c:pt idx="62">
                  <c:v>0.13668941269761384</c:v>
                </c:pt>
                <c:pt idx="63">
                  <c:v>0.13956028255273376</c:v>
                </c:pt>
                <c:pt idx="64">
                  <c:v>0.14382067104502391</c:v>
                </c:pt>
                <c:pt idx="65">
                  <c:v>0.14647105152049156</c:v>
                </c:pt>
                <c:pt idx="66">
                  <c:v>0.15052605337972416</c:v>
                </c:pt>
                <c:pt idx="67">
                  <c:v>0.15496896722420861</c:v>
                </c:pt>
                <c:pt idx="68">
                  <c:v>0.15956068168032372</c:v>
                </c:pt>
                <c:pt idx="69">
                  <c:v>0.16567920467543162</c:v>
                </c:pt>
                <c:pt idx="70">
                  <c:v>0.16932365297926855</c:v>
                </c:pt>
                <c:pt idx="71">
                  <c:v>0.1741360507630815</c:v>
                </c:pt>
                <c:pt idx="72">
                  <c:v>0.17881600993022778</c:v>
                </c:pt>
                <c:pt idx="73">
                  <c:v>0.18502139760476016</c:v>
                </c:pt>
                <c:pt idx="74">
                  <c:v>0.19011770507514381</c:v>
                </c:pt>
                <c:pt idx="75">
                  <c:v>0.19533482741193042</c:v>
                </c:pt>
                <c:pt idx="76">
                  <c:v>0.20153758648435247</c:v>
                </c:pt>
                <c:pt idx="77">
                  <c:v>0.20788685690261385</c:v>
                </c:pt>
                <c:pt idx="78">
                  <c:v>0.21434115056022779</c:v>
                </c:pt>
                <c:pt idx="79">
                  <c:v>0.22267525824751799</c:v>
                </c:pt>
                <c:pt idx="80">
                  <c:v>0.2276637372229616</c:v>
                </c:pt>
                <c:pt idx="81">
                  <c:v>0.23529975573483208</c:v>
                </c:pt>
                <c:pt idx="82">
                  <c:v>0.24164757569425657</c:v>
                </c:pt>
                <c:pt idx="83">
                  <c:v>0.24844885563535971</c:v>
                </c:pt>
                <c:pt idx="84">
                  <c:v>0.25943058749005993</c:v>
                </c:pt>
                <c:pt idx="85">
                  <c:v>0.26325490322004796</c:v>
                </c:pt>
                <c:pt idx="86">
                  <c:v>0.2807826473773381</c:v>
                </c:pt>
                <c:pt idx="87">
                  <c:v>0.28117644410971221</c:v>
                </c:pt>
                <c:pt idx="88">
                  <c:v>0.28658971596346516</c:v>
                </c:pt>
                <c:pt idx="89">
                  <c:v>0.2981302136364628</c:v>
                </c:pt>
                <c:pt idx="90">
                  <c:v>0.3040207855129376</c:v>
                </c:pt>
                <c:pt idx="91">
                  <c:v>0.31511683808694235</c:v>
                </c:pt>
                <c:pt idx="92">
                  <c:v>0.32965047982517981</c:v>
                </c:pt>
                <c:pt idx="93">
                  <c:v>0.33039586646246999</c:v>
                </c:pt>
                <c:pt idx="94">
                  <c:v>0.34320161348917261</c:v>
                </c:pt>
                <c:pt idx="95">
                  <c:v>0.34815070910245793</c:v>
                </c:pt>
                <c:pt idx="96">
                  <c:v>0.36378070880745794</c:v>
                </c:pt>
                <c:pt idx="97">
                  <c:v>0.37318974818092321</c:v>
                </c:pt>
                <c:pt idx="98">
                  <c:v>0.37656020637552751</c:v>
                </c:pt>
                <c:pt idx="99">
                  <c:v>0.38728299643979602</c:v>
                </c:pt>
                <c:pt idx="100">
                  <c:v>0.39732492226845312</c:v>
                </c:pt>
                <c:pt idx="101">
                  <c:v>0.40810135888823729</c:v>
                </c:pt>
                <c:pt idx="102">
                  <c:v>0.42353483145550358</c:v>
                </c:pt>
                <c:pt idx="103">
                  <c:v>0.43205938139171446</c:v>
                </c:pt>
                <c:pt idx="104">
                  <c:v>0.44749239741360897</c:v>
                </c:pt>
                <c:pt idx="105">
                  <c:v>0.45962266543555136</c:v>
                </c:pt>
                <c:pt idx="106">
                  <c:v>0.4765260188561749</c:v>
                </c:pt>
                <c:pt idx="107">
                  <c:v>0.5003421351802757</c:v>
                </c:pt>
                <c:pt idx="108">
                  <c:v>0.51080958427027567</c:v>
                </c:pt>
                <c:pt idx="109">
                  <c:v>0.52940181844601908</c:v>
                </c:pt>
                <c:pt idx="110">
                  <c:v>0.54737713085009576</c:v>
                </c:pt>
                <c:pt idx="111">
                  <c:v>0.56573426875724231</c:v>
                </c:pt>
                <c:pt idx="112">
                  <c:v>0.59028643518750612</c:v>
                </c:pt>
                <c:pt idx="113">
                  <c:v>0.60078562486328535</c:v>
                </c:pt>
                <c:pt idx="114">
                  <c:v>0.62643269538864521</c:v>
                </c:pt>
                <c:pt idx="115">
                  <c:v>0.63477690548569543</c:v>
                </c:pt>
                <c:pt idx="116">
                  <c:v>0.6532051711425898</c:v>
                </c:pt>
                <c:pt idx="117">
                  <c:v>0.66170197638844119</c:v>
                </c:pt>
                <c:pt idx="118">
                  <c:v>0.66576838216352507</c:v>
                </c:pt>
                <c:pt idx="119">
                  <c:v>0.67170028256755376</c:v>
                </c:pt>
                <c:pt idx="120">
                  <c:v>0.67611666939470005</c:v>
                </c:pt>
                <c:pt idx="121">
                  <c:v>0.68001383664509574</c:v>
                </c:pt>
                <c:pt idx="122">
                  <c:v>0.68468603263171435</c:v>
                </c:pt>
                <c:pt idx="123">
                  <c:v>0.68659495589797337</c:v>
                </c:pt>
                <c:pt idx="124">
                  <c:v>0.69046025377833309</c:v>
                </c:pt>
                <c:pt idx="125">
                  <c:v>0.69389961476046735</c:v>
                </c:pt>
                <c:pt idx="126">
                  <c:v>0.69975442354254169</c:v>
                </c:pt>
                <c:pt idx="127">
                  <c:v>0.70723094443189427</c:v>
                </c:pt>
                <c:pt idx="128">
                  <c:v>0.71141476282613891</c:v>
                </c:pt>
                <c:pt idx="129">
                  <c:v>0.71796451263734984</c:v>
                </c:pt>
                <c:pt idx="130">
                  <c:v>0.72413506314738596</c:v>
                </c:pt>
                <c:pt idx="131">
                  <c:v>0.73044378700580315</c:v>
                </c:pt>
                <c:pt idx="132">
                  <c:v>0.73822892705462817</c:v>
                </c:pt>
                <c:pt idx="133">
                  <c:v>0.7449360700594243</c:v>
                </c:pt>
                <c:pt idx="134">
                  <c:v>0.75532829614724206</c:v>
                </c:pt>
                <c:pt idx="135">
                  <c:v>0.76558157237386071</c:v>
                </c:pt>
                <c:pt idx="136">
                  <c:v>0.77729264044810553</c:v>
                </c:pt>
                <c:pt idx="137">
                  <c:v>0.78813186357141485</c:v>
                </c:pt>
                <c:pt idx="138">
                  <c:v>0.79455377566206231</c:v>
                </c:pt>
                <c:pt idx="139">
                  <c:v>0.80277487143980819</c:v>
                </c:pt>
                <c:pt idx="140">
                  <c:v>0.80994180224340517</c:v>
                </c:pt>
                <c:pt idx="141">
                  <c:v>0.81686278840507198</c:v>
                </c:pt>
                <c:pt idx="142">
                  <c:v>0.82604495879284168</c:v>
                </c:pt>
                <c:pt idx="143">
                  <c:v>0.83310017330936459</c:v>
                </c:pt>
                <c:pt idx="144">
                  <c:v>0.84386990611895696</c:v>
                </c:pt>
                <c:pt idx="145">
                  <c:v>0.85381870986744612</c:v>
                </c:pt>
                <c:pt idx="146">
                  <c:v>0.86851451985468842</c:v>
                </c:pt>
                <c:pt idx="147">
                  <c:v>0.87842084530158282</c:v>
                </c:pt>
                <c:pt idx="148">
                  <c:v>0.88712104439649897</c:v>
                </c:pt>
                <c:pt idx="149">
                  <c:v>0.89626784429764994</c:v>
                </c:pt>
                <c:pt idx="150">
                  <c:v>0.9041107845135733</c:v>
                </c:pt>
                <c:pt idx="151">
                  <c:v>0.91052558143183471</c:v>
                </c:pt>
                <c:pt idx="152">
                  <c:v>0.91593756669677473</c:v>
                </c:pt>
                <c:pt idx="153">
                  <c:v>0.91880098064760207</c:v>
                </c:pt>
                <c:pt idx="154">
                  <c:v>0.92064271203012005</c:v>
                </c:pt>
                <c:pt idx="155">
                  <c:v>0.92080145449688267</c:v>
                </c:pt>
                <c:pt idx="156">
                  <c:v>0.92068101920836942</c:v>
                </c:pt>
                <c:pt idx="157">
                  <c:v>0.92111464787215835</c:v>
                </c:pt>
                <c:pt idx="158">
                  <c:v>0.92225184605549171</c:v>
                </c:pt>
                <c:pt idx="159">
                  <c:v>0.92372416169050364</c:v>
                </c:pt>
                <c:pt idx="160">
                  <c:v>0.92458147364803367</c:v>
                </c:pt>
                <c:pt idx="161">
                  <c:v>0.92432695873100734</c:v>
                </c:pt>
                <c:pt idx="162">
                  <c:v>0.9225617476417507</c:v>
                </c:pt>
                <c:pt idx="163">
                  <c:v>0.92047810015609122</c:v>
                </c:pt>
                <c:pt idx="164">
                  <c:v>0.91656807863330947</c:v>
                </c:pt>
                <c:pt idx="165">
                  <c:v>0.9117119610528418</c:v>
                </c:pt>
                <c:pt idx="166">
                  <c:v>0.90334168684958049</c:v>
                </c:pt>
                <c:pt idx="167">
                  <c:v>0.89919345354392111</c:v>
                </c:pt>
                <c:pt idx="168">
                  <c:v>0.89297112850440064</c:v>
                </c:pt>
                <c:pt idx="169">
                  <c:v>0.88634309977490422</c:v>
                </c:pt>
                <c:pt idx="170">
                  <c:v>0.87944584623473632</c:v>
                </c:pt>
                <c:pt idx="171">
                  <c:v>0.87204996102747012</c:v>
                </c:pt>
                <c:pt idx="172">
                  <c:v>0.86191172180782982</c:v>
                </c:pt>
                <c:pt idx="173">
                  <c:v>0.85698690165372904</c:v>
                </c:pt>
                <c:pt idx="174">
                  <c:v>0.84847524559293774</c:v>
                </c:pt>
                <c:pt idx="175">
                  <c:v>0.84375444354905282</c:v>
                </c:pt>
                <c:pt idx="176">
                  <c:v>0.83839130662770989</c:v>
                </c:pt>
                <c:pt idx="177">
                  <c:v>0.83326855434077951</c:v>
                </c:pt>
                <c:pt idx="178">
                  <c:v>0.82844024387121118</c:v>
                </c:pt>
                <c:pt idx="179">
                  <c:v>0.82312457923032389</c:v>
                </c:pt>
                <c:pt idx="180">
                  <c:v>0.81502125255502411</c:v>
                </c:pt>
                <c:pt idx="181">
                  <c:v>0.81023027665953251</c:v>
                </c:pt>
                <c:pt idx="182">
                  <c:v>0.79623921555187083</c:v>
                </c:pt>
                <c:pt idx="183">
                  <c:v>0.78800152379521615</c:v>
                </c:pt>
                <c:pt idx="184">
                  <c:v>0.77083323842038387</c:v>
                </c:pt>
                <c:pt idx="185">
                  <c:v>0.75158975612071965</c:v>
                </c:pt>
                <c:pt idx="186">
                  <c:v>0.74058444114633126</c:v>
                </c:pt>
                <c:pt idx="187">
                  <c:v>0.72284984215592352</c:v>
                </c:pt>
                <c:pt idx="188">
                  <c:v>0.7071561877722784</c:v>
                </c:pt>
                <c:pt idx="189">
                  <c:v>0.68805138214007222</c:v>
                </c:pt>
                <c:pt idx="190">
                  <c:v>0.66244588819091166</c:v>
                </c:pt>
                <c:pt idx="191">
                  <c:v>0.64912699308713473</c:v>
                </c:pt>
                <c:pt idx="192">
                  <c:v>0.62635465710922089</c:v>
                </c:pt>
                <c:pt idx="193">
                  <c:v>0.60514986439248253</c:v>
                </c:pt>
                <c:pt idx="194">
                  <c:v>0.5818928825860078</c:v>
                </c:pt>
                <c:pt idx="195">
                  <c:v>0.53914711192653497</c:v>
                </c:pt>
                <c:pt idx="196">
                  <c:v>0.53810829145889749</c:v>
                </c:pt>
                <c:pt idx="197">
                  <c:v>0.51854954749803395</c:v>
                </c:pt>
                <c:pt idx="198">
                  <c:v>0.49798102406320205</c:v>
                </c:pt>
                <c:pt idx="199">
                  <c:v>0.47588071496929285</c:v>
                </c:pt>
                <c:pt idx="200">
                  <c:v>0.44805718058852551</c:v>
                </c:pt>
                <c:pt idx="201">
                  <c:v>0.43553651342158317</c:v>
                </c:pt>
                <c:pt idx="202">
                  <c:v>0.40750693332081539</c:v>
                </c:pt>
                <c:pt idx="203">
                  <c:v>0.39706456798213463</c:v>
                </c:pt>
                <c:pt idx="204">
                  <c:v>0.37591158462348934</c:v>
                </c:pt>
                <c:pt idx="205">
                  <c:v>0.36250703155418507</c:v>
                </c:pt>
                <c:pt idx="206">
                  <c:v>0.34875410573778221</c:v>
                </c:pt>
                <c:pt idx="207">
                  <c:v>0.33349793277811796</c:v>
                </c:pt>
                <c:pt idx="208">
                  <c:v>0.32119593225245857</c:v>
                </c:pt>
                <c:pt idx="209">
                  <c:v>0.31024639262468878</c:v>
                </c:pt>
                <c:pt idx="210">
                  <c:v>0.29777653971293794</c:v>
                </c:pt>
                <c:pt idx="211">
                  <c:v>0.2922397430132978</c:v>
                </c:pt>
                <c:pt idx="212">
                  <c:v>0.28395238180193078</c:v>
                </c:pt>
                <c:pt idx="213">
                  <c:v>0.2761903330011875</c:v>
                </c:pt>
                <c:pt idx="214">
                  <c:v>0.26521958442805804</c:v>
                </c:pt>
                <c:pt idx="215">
                  <c:v>0.25698600966071977</c:v>
                </c:pt>
                <c:pt idx="216">
                  <c:v>0.2545159490937775</c:v>
                </c:pt>
                <c:pt idx="217">
                  <c:v>0.24780543809953293</c:v>
                </c:pt>
                <c:pt idx="218">
                  <c:v>0.24235618279229057</c:v>
                </c:pt>
                <c:pt idx="219">
                  <c:v>0.23681001737157106</c:v>
                </c:pt>
                <c:pt idx="220">
                  <c:v>0.22834031571593574</c:v>
                </c:pt>
                <c:pt idx="221">
                  <c:v>0.2250031048208278</c:v>
                </c:pt>
                <c:pt idx="222">
                  <c:v>0.20880606696425705</c:v>
                </c:pt>
                <c:pt idx="223">
                  <c:v>0.2082766969569789</c:v>
                </c:pt>
                <c:pt idx="224">
                  <c:v>0.20541909881064785</c:v>
                </c:pt>
                <c:pt idx="225">
                  <c:v>0.19848615045546797</c:v>
                </c:pt>
                <c:pt idx="226">
                  <c:v>0.19693708277201488</c:v>
                </c:pt>
                <c:pt idx="227">
                  <c:v>0.19092883472176303</c:v>
                </c:pt>
                <c:pt idx="228">
                  <c:v>0.18806030343856167</c:v>
                </c:pt>
                <c:pt idx="229">
                  <c:v>0.18042120798405303</c:v>
                </c:pt>
                <c:pt idx="230">
                  <c:v>0.16357049057507228</c:v>
                </c:pt>
                <c:pt idx="231">
                  <c:v>0.15910137577161898</c:v>
                </c:pt>
                <c:pt idx="232">
                  <c:v>0.13892755938153539</c:v>
                </c:pt>
                <c:pt idx="233">
                  <c:v>0.13624107398872923</c:v>
                </c:pt>
                <c:pt idx="234">
                  <c:v>0.12462422936920883</c:v>
                </c:pt>
                <c:pt idx="235">
                  <c:v>0.11484365862551593</c:v>
                </c:pt>
                <c:pt idx="236">
                  <c:v>0.10635013708249454</c:v>
                </c:pt>
                <c:pt idx="237">
                  <c:v>9.6727122220575931E-2</c:v>
                </c:pt>
                <c:pt idx="238">
                  <c:v>8.7870913611271237E-2</c:v>
                </c:pt>
                <c:pt idx="239">
                  <c:v>7.921871616810576E-2</c:v>
                </c:pt>
                <c:pt idx="240">
                  <c:v>6.8579802738825413E-2</c:v>
                </c:pt>
                <c:pt idx="241">
                  <c:v>6.540211922720654E-2</c:v>
                </c:pt>
                <c:pt idx="242">
                  <c:v>5.6691728105324045E-2</c:v>
                </c:pt>
                <c:pt idx="243">
                  <c:v>5.4478972956990765E-2</c:v>
                </c:pt>
                <c:pt idx="244">
                  <c:v>4.8462067150372087E-2</c:v>
                </c:pt>
                <c:pt idx="245">
                  <c:v>4.1165963532086805E-2</c:v>
                </c:pt>
                <c:pt idx="246">
                  <c:v>3.6489285547242595E-2</c:v>
                </c:pt>
                <c:pt idx="247">
                  <c:v>2.7743759600000206E-2</c:v>
                </c:pt>
                <c:pt idx="248">
                  <c:v>2.2987969028885374E-2</c:v>
                </c:pt>
                <c:pt idx="249">
                  <c:v>1.651859149458065E-2</c:v>
                </c:pt>
                <c:pt idx="250">
                  <c:v>4.8411659796646408E-3</c:v>
                </c:pt>
                <c:pt idx="251">
                  <c:v>3.0462602804798428E-3</c:v>
                </c:pt>
                <c:pt idx="252">
                  <c:v>-1.3840950601234601E-2</c:v>
                </c:pt>
                <c:pt idx="253">
                  <c:v>-1.5816637314136336E-2</c:v>
                </c:pt>
                <c:pt idx="254">
                  <c:v>-2.1523502488476939E-2</c:v>
                </c:pt>
                <c:pt idx="255">
                  <c:v>-3.1326994865383428E-2</c:v>
                </c:pt>
                <c:pt idx="256">
                  <c:v>-3.7139639489627833E-2</c:v>
                </c:pt>
                <c:pt idx="257">
                  <c:v>-4.4877433733992431E-2</c:v>
                </c:pt>
                <c:pt idx="258">
                  <c:v>-5.2401349703488934E-2</c:v>
                </c:pt>
                <c:pt idx="259">
                  <c:v>-5.3470984339340208E-2</c:v>
                </c:pt>
                <c:pt idx="260">
                  <c:v>-5.7321444247493705E-2</c:v>
                </c:pt>
                <c:pt idx="261">
                  <c:v>-5.7408288346654346E-2</c:v>
                </c:pt>
                <c:pt idx="262">
                  <c:v>-5.8246076388860583E-2</c:v>
                </c:pt>
                <c:pt idx="263">
                  <c:v>-5.8747580156246683E-2</c:v>
                </c:pt>
                <c:pt idx="264">
                  <c:v>-5.8724726030095604E-2</c:v>
                </c:pt>
                <c:pt idx="265">
                  <c:v>-5.8716226678824625E-2</c:v>
                </c:pt>
                <c:pt idx="266">
                  <c:v>-5.8656703126846212E-2</c:v>
                </c:pt>
                <c:pt idx="267">
                  <c:v>-5.8426515843896576E-2</c:v>
                </c:pt>
                <c:pt idx="268">
                  <c:v>-5.7647180267877379E-2</c:v>
                </c:pt>
                <c:pt idx="269">
                  <c:v>-5.7353677333225099E-2</c:v>
                </c:pt>
                <c:pt idx="270">
                  <c:v>-5.7563184674400157E-2</c:v>
                </c:pt>
                <c:pt idx="271">
                  <c:v>-5.8365491511186723E-2</c:v>
                </c:pt>
                <c:pt idx="272">
                  <c:v>-6.1168449590707136E-2</c:v>
                </c:pt>
                <c:pt idx="273">
                  <c:v>-7.0024228677349865E-2</c:v>
                </c:pt>
                <c:pt idx="274">
                  <c:v>-7.0494873691486479E-2</c:v>
                </c:pt>
                <c:pt idx="275">
                  <c:v>-7.0728291874100388E-2</c:v>
                </c:pt>
                <c:pt idx="276">
                  <c:v>-7.4991663516186788E-2</c:v>
                </c:pt>
                <c:pt idx="277">
                  <c:v>-7.9474001016426599E-2</c:v>
                </c:pt>
                <c:pt idx="278">
                  <c:v>-8.4946591317553624E-2</c:v>
                </c:pt>
                <c:pt idx="279">
                  <c:v>-8.7079475117649588E-2</c:v>
                </c:pt>
                <c:pt idx="280">
                  <c:v>-9.0672969236510428E-2</c:v>
                </c:pt>
                <c:pt idx="281">
                  <c:v>-9.3206354602457783E-2</c:v>
                </c:pt>
                <c:pt idx="282">
                  <c:v>-9.8293586757134052E-2</c:v>
                </c:pt>
                <c:pt idx="283">
                  <c:v>-0.10089054313538334</c:v>
                </c:pt>
                <c:pt idx="284">
                  <c:v>-0.10281752244068318</c:v>
                </c:pt>
                <c:pt idx="285">
                  <c:v>-0.10424028514610284</c:v>
                </c:pt>
                <c:pt idx="286">
                  <c:v>-0.10429967606255368</c:v>
                </c:pt>
                <c:pt idx="287">
                  <c:v>-0.10390166974658245</c:v>
                </c:pt>
                <c:pt idx="288">
                  <c:v>-0.10363444053197814</c:v>
                </c:pt>
                <c:pt idx="289">
                  <c:v>-0.10368990717688222</c:v>
                </c:pt>
                <c:pt idx="290">
                  <c:v>-0.10417224218388461</c:v>
                </c:pt>
                <c:pt idx="291">
                  <c:v>-0.10496079419539543</c:v>
                </c:pt>
                <c:pt idx="292">
                  <c:v>-0.10586612365593499</c:v>
                </c:pt>
                <c:pt idx="293">
                  <c:v>-0.10627967791550333</c:v>
                </c:pt>
                <c:pt idx="294">
                  <c:v>-0.10611725245363282</c:v>
                </c:pt>
                <c:pt idx="295">
                  <c:v>-0.10469558895452011</c:v>
                </c:pt>
                <c:pt idx="296">
                  <c:v>-0.10235910077270957</c:v>
                </c:pt>
                <c:pt idx="297">
                  <c:v>-9.993686641239781E-2</c:v>
                </c:pt>
                <c:pt idx="298">
                  <c:v>-9.8014148656330666E-2</c:v>
                </c:pt>
                <c:pt idx="299">
                  <c:v>-9.762933696412443E-2</c:v>
                </c:pt>
                <c:pt idx="300">
                  <c:v>-9.7676414420791099E-2</c:v>
                </c:pt>
                <c:pt idx="301">
                  <c:v>-9.7524725034891818E-2</c:v>
                </c:pt>
                <c:pt idx="302">
                  <c:v>-9.6594237884568057E-2</c:v>
                </c:pt>
                <c:pt idx="303">
                  <c:v>-9.3826374499783927E-2</c:v>
                </c:pt>
                <c:pt idx="304">
                  <c:v>-9.3619550538776755E-2</c:v>
                </c:pt>
                <c:pt idx="305">
                  <c:v>-9.1238202517193931E-2</c:v>
                </c:pt>
                <c:pt idx="306">
                  <c:v>-8.8989045913404952E-2</c:v>
                </c:pt>
                <c:pt idx="307">
                  <c:v>-8.7543802230958964E-2</c:v>
                </c:pt>
                <c:pt idx="308">
                  <c:v>-8.696414233098293E-2</c:v>
                </c:pt>
                <c:pt idx="309">
                  <c:v>-8.724497589794937E-2</c:v>
                </c:pt>
                <c:pt idx="310">
                  <c:v>-8.8118257170875014E-2</c:v>
                </c:pt>
                <c:pt idx="311">
                  <c:v>-8.9357708476618405E-2</c:v>
                </c:pt>
                <c:pt idx="312">
                  <c:v>-9.1217282268584818E-2</c:v>
                </c:pt>
                <c:pt idx="313">
                  <c:v>-9.5157274796558458E-2</c:v>
                </c:pt>
                <c:pt idx="314">
                  <c:v>-9.5506362376774359E-2</c:v>
                </c:pt>
                <c:pt idx="315">
                  <c:v>-9.7887834469843824E-2</c:v>
                </c:pt>
                <c:pt idx="316">
                  <c:v>-0.1001264437303714</c:v>
                </c:pt>
                <c:pt idx="317">
                  <c:v>-0.10230812950240983</c:v>
                </c:pt>
                <c:pt idx="318">
                  <c:v>-0.10477951419097098</c:v>
                </c:pt>
                <c:pt idx="319">
                  <c:v>-0.10717115000233782</c:v>
                </c:pt>
                <c:pt idx="320">
                  <c:v>-0.10854611282157049</c:v>
                </c:pt>
                <c:pt idx="321">
                  <c:v>-0.10879828779926833</c:v>
                </c:pt>
                <c:pt idx="322">
                  <c:v>-0.10785873250274554</c:v>
                </c:pt>
                <c:pt idx="323">
                  <c:v>-0.1054417907663547</c:v>
                </c:pt>
                <c:pt idx="324">
                  <c:v>-0.10351759528285344</c:v>
                </c:pt>
                <c:pt idx="325">
                  <c:v>-0.10000539698230188</c:v>
                </c:pt>
                <c:pt idx="326">
                  <c:v>-9.8530272751222725E-2</c:v>
                </c:pt>
                <c:pt idx="327">
                  <c:v>-9.6546288233309088E-2</c:v>
                </c:pt>
                <c:pt idx="328">
                  <c:v>-9.339122860764959E-2</c:v>
                </c:pt>
                <c:pt idx="329">
                  <c:v>-9.2024355067685595E-2</c:v>
                </c:pt>
                <c:pt idx="330">
                  <c:v>-9.0440895575791116E-2</c:v>
                </c:pt>
                <c:pt idx="331">
                  <c:v>-8.9256558343261114E-2</c:v>
                </c:pt>
                <c:pt idx="332">
                  <c:v>-8.7437840630467334E-2</c:v>
                </c:pt>
                <c:pt idx="333">
                  <c:v>-8.4772613015647202E-2</c:v>
                </c:pt>
                <c:pt idx="334">
                  <c:v>-8.23810215204554E-2</c:v>
                </c:pt>
                <c:pt idx="335">
                  <c:v>-7.9494266808297062E-2</c:v>
                </c:pt>
                <c:pt idx="336">
                  <c:v>-7.6080871831030877E-2</c:v>
                </c:pt>
                <c:pt idx="337">
                  <c:v>-7.5300497572709582E-2</c:v>
                </c:pt>
                <c:pt idx="338">
                  <c:v>-7.4084889859100445E-2</c:v>
                </c:pt>
                <c:pt idx="339">
                  <c:v>-7.3196694792014128E-2</c:v>
                </c:pt>
                <c:pt idx="340">
                  <c:v>-7.1490850702014108E-2</c:v>
                </c:pt>
                <c:pt idx="341">
                  <c:v>-6.8558701275611256E-2</c:v>
                </c:pt>
                <c:pt idx="342">
                  <c:v>-6.8225654473057326E-2</c:v>
                </c:pt>
                <c:pt idx="343">
                  <c:v>-6.6091557704304305E-2</c:v>
                </c:pt>
                <c:pt idx="344">
                  <c:v>-6.6038939825347476E-2</c:v>
                </c:pt>
                <c:pt idx="345">
                  <c:v>-6.5701066808321093E-2</c:v>
                </c:pt>
                <c:pt idx="346">
                  <c:v>-6.505683932408847E-2</c:v>
                </c:pt>
                <c:pt idx="347">
                  <c:v>-6.4986487699028525E-2</c:v>
                </c:pt>
                <c:pt idx="348">
                  <c:v>-6.5210613148908622E-2</c:v>
                </c:pt>
                <c:pt idx="349">
                  <c:v>-6.5596366231342684E-2</c:v>
                </c:pt>
                <c:pt idx="350">
                  <c:v>-6.6217118477457801E-2</c:v>
                </c:pt>
                <c:pt idx="351">
                  <c:v>-6.7033220917721584E-2</c:v>
                </c:pt>
                <c:pt idx="352">
                  <c:v>-6.7205650931990171E-2</c:v>
                </c:pt>
                <c:pt idx="353">
                  <c:v>-6.9818918424915832E-2</c:v>
                </c:pt>
                <c:pt idx="354">
                  <c:v>-6.9870116710911034E-2</c:v>
                </c:pt>
                <c:pt idx="355">
                  <c:v>-6.9855156182613676E-2</c:v>
                </c:pt>
                <c:pt idx="356">
                  <c:v>-6.9266508013500955E-2</c:v>
                </c:pt>
                <c:pt idx="357">
                  <c:v>-6.8874181491474576E-2</c:v>
                </c:pt>
                <c:pt idx="358">
                  <c:v>-6.8645390636390649E-2</c:v>
                </c:pt>
                <c:pt idx="359">
                  <c:v>-6.8912866501714382E-2</c:v>
                </c:pt>
                <c:pt idx="360">
                  <c:v>-7.0140079414292331E-2</c:v>
                </c:pt>
                <c:pt idx="361">
                  <c:v>-7.1276802066738379E-2</c:v>
                </c:pt>
                <c:pt idx="362">
                  <c:v>-7.1408791935683225E-2</c:v>
                </c:pt>
                <c:pt idx="363">
                  <c:v>-7.2720742122397861E-2</c:v>
                </c:pt>
                <c:pt idx="364">
                  <c:v>-7.2693103599867886E-2</c:v>
                </c:pt>
                <c:pt idx="365">
                  <c:v>-7.1994875055863064E-2</c:v>
                </c:pt>
                <c:pt idx="366">
                  <c:v>-6.9730729605335495E-2</c:v>
                </c:pt>
                <c:pt idx="367">
                  <c:v>-6.8628897723273144E-2</c:v>
                </c:pt>
                <c:pt idx="368">
                  <c:v>-6.6960478616714406E-2</c:v>
                </c:pt>
                <c:pt idx="369">
                  <c:v>-6.5735588155323488E-2</c:v>
                </c:pt>
                <c:pt idx="370">
                  <c:v>-6.4405225329556115E-2</c:v>
                </c:pt>
                <c:pt idx="371">
                  <c:v>-6.2152562698045338E-2</c:v>
                </c:pt>
                <c:pt idx="372">
                  <c:v>-6.1581455827301922E-2</c:v>
                </c:pt>
                <c:pt idx="373">
                  <c:v>-6.0010854390947013E-2</c:v>
                </c:pt>
                <c:pt idx="374">
                  <c:v>-6.0004469607433823E-2</c:v>
                </c:pt>
                <c:pt idx="375">
                  <c:v>-6.0310696971930221E-2</c:v>
                </c:pt>
                <c:pt idx="376">
                  <c:v>-6.0596625852110085E-2</c:v>
                </c:pt>
                <c:pt idx="377">
                  <c:v>-6.0145058629088519E-2</c:v>
                </c:pt>
                <c:pt idx="378">
                  <c:v>-5.7925451614460222E-2</c:v>
                </c:pt>
                <c:pt idx="379">
                  <c:v>-5.6499249474112459E-2</c:v>
                </c:pt>
                <c:pt idx="380">
                  <c:v>-5.4499016700227637E-2</c:v>
                </c:pt>
                <c:pt idx="381">
                  <c:v>-5.1037131268572886E-2</c:v>
                </c:pt>
                <c:pt idx="382">
                  <c:v>-5.0244222889699999E-2</c:v>
                </c:pt>
                <c:pt idx="383">
                  <c:v>-4.6658410200023766E-2</c:v>
                </c:pt>
                <c:pt idx="384">
                  <c:v>-4.6542386067265976E-2</c:v>
                </c:pt>
                <c:pt idx="385">
                  <c:v>-4.6320395078920648E-2</c:v>
                </c:pt>
                <c:pt idx="386">
                  <c:v>-4.6137515969088515E-2</c:v>
                </c:pt>
                <c:pt idx="387">
                  <c:v>-4.5923907509544143E-2</c:v>
                </c:pt>
                <c:pt idx="388">
                  <c:v>-4.5636901892673644E-2</c:v>
                </c:pt>
                <c:pt idx="389">
                  <c:v>-4.5453673277901466E-2</c:v>
                </c:pt>
                <c:pt idx="390">
                  <c:v>-4.5134588424520165E-2</c:v>
                </c:pt>
                <c:pt idx="391">
                  <c:v>-4.406986260065926E-2</c:v>
                </c:pt>
                <c:pt idx="392">
                  <c:v>-4.404261305097102E-2</c:v>
                </c:pt>
                <c:pt idx="393">
                  <c:v>-4.3915661951498597E-2</c:v>
                </c:pt>
                <c:pt idx="394">
                  <c:v>-4.4115187675155675E-2</c:v>
                </c:pt>
                <c:pt idx="395">
                  <c:v>-4.4252694741570543E-2</c:v>
                </c:pt>
                <c:pt idx="396">
                  <c:v>-4.420112286166647E-2</c:v>
                </c:pt>
                <c:pt idx="397">
                  <c:v>-4.3990378244556164E-2</c:v>
                </c:pt>
                <c:pt idx="398">
                  <c:v>-4.3508113856258801E-2</c:v>
                </c:pt>
                <c:pt idx="399">
                  <c:v>-4.3124129376246802E-2</c:v>
                </c:pt>
                <c:pt idx="400">
                  <c:v>-4.307668969932834E-2</c:v>
                </c:pt>
                <c:pt idx="401">
                  <c:v>-4.2228174114807948E-2</c:v>
                </c:pt>
                <c:pt idx="402">
                  <c:v>-4.1679881664328386E-2</c:v>
                </c:pt>
                <c:pt idx="403">
                  <c:v>-3.6385471040923073E-2</c:v>
                </c:pt>
                <c:pt idx="404">
                  <c:v>-3.6199328070731139E-2</c:v>
                </c:pt>
                <c:pt idx="405">
                  <c:v>-3.3987149643752754E-2</c:v>
                </c:pt>
                <c:pt idx="406">
                  <c:v>-3.0146175940875059E-2</c:v>
                </c:pt>
                <c:pt idx="407">
                  <c:v>-2.8035949886678381E-2</c:v>
                </c:pt>
                <c:pt idx="408">
                  <c:v>-2.6349550306906246E-2</c:v>
                </c:pt>
                <c:pt idx="409">
                  <c:v>-2.5036846608249154E-2</c:v>
                </c:pt>
                <c:pt idx="410">
                  <c:v>-2.4853995454915876E-2</c:v>
                </c:pt>
                <c:pt idx="411">
                  <c:v>-2.0757838853093347E-2</c:v>
                </c:pt>
                <c:pt idx="412">
                  <c:v>-2.0672828225203648E-2</c:v>
                </c:pt>
                <c:pt idx="413">
                  <c:v>-1.9789445032014137E-2</c:v>
                </c:pt>
                <c:pt idx="414">
                  <c:v>-1.7851134003069379E-2</c:v>
                </c:pt>
                <c:pt idx="415">
                  <c:v>-1.6979171825659216E-2</c:v>
                </c:pt>
                <c:pt idx="416">
                  <c:v>-1.3243051141246695E-2</c:v>
                </c:pt>
                <c:pt idx="417">
                  <c:v>-1.0448580168968501E-2</c:v>
                </c:pt>
                <c:pt idx="418">
                  <c:v>-1.0448580168968501E-2</c:v>
                </c:pt>
                <c:pt idx="419">
                  <c:v>-1.0448580168968501E-2</c:v>
                </c:pt>
                <c:pt idx="420">
                  <c:v>-1.0448580168968501E-2</c:v>
                </c:pt>
                <c:pt idx="421">
                  <c:v>-1.0448580168968501E-2</c:v>
                </c:pt>
                <c:pt idx="422">
                  <c:v>-1.0448580168968501E-2</c:v>
                </c:pt>
                <c:pt idx="423">
                  <c:v>-1.0448580168968501E-2</c:v>
                </c:pt>
                <c:pt idx="424">
                  <c:v>-1.0448580168968501E-2</c:v>
                </c:pt>
                <c:pt idx="425">
                  <c:v>-1.0448580168968501E-2</c:v>
                </c:pt>
                <c:pt idx="426">
                  <c:v>-1.0448580168968501E-2</c:v>
                </c:pt>
                <c:pt idx="427">
                  <c:v>-1.0448580168968501E-2</c:v>
                </c:pt>
                <c:pt idx="428">
                  <c:v>-1.0448580168968501E-2</c:v>
                </c:pt>
                <c:pt idx="429">
                  <c:v>-1.0448580168968501E-2</c:v>
                </c:pt>
                <c:pt idx="430">
                  <c:v>-1.0448580168968501E-2</c:v>
                </c:pt>
                <c:pt idx="431">
                  <c:v>-1.0448580168968501E-2</c:v>
                </c:pt>
                <c:pt idx="432">
                  <c:v>-1.0448580168968501E-2</c:v>
                </c:pt>
                <c:pt idx="433">
                  <c:v>-1.0448580168968501E-2</c:v>
                </c:pt>
                <c:pt idx="434">
                  <c:v>-1.0448580168968501E-2</c:v>
                </c:pt>
                <c:pt idx="435">
                  <c:v>-1.0448580168968501E-2</c:v>
                </c:pt>
                <c:pt idx="436">
                  <c:v>-1.0448580168968501E-2</c:v>
                </c:pt>
                <c:pt idx="437">
                  <c:v>-1.0448580168968501E-2</c:v>
                </c:pt>
                <c:pt idx="438">
                  <c:v>-1.0448580168968501E-2</c:v>
                </c:pt>
                <c:pt idx="439">
                  <c:v>-1.0448580168968501E-2</c:v>
                </c:pt>
                <c:pt idx="440">
                  <c:v>-1.0448580168968501E-2</c:v>
                </c:pt>
                <c:pt idx="441">
                  <c:v>-1.0448580168968501E-2</c:v>
                </c:pt>
                <c:pt idx="442">
                  <c:v>-1.0448580168968501E-2</c:v>
                </c:pt>
                <c:pt idx="443">
                  <c:v>-1.0448580168968501E-2</c:v>
                </c:pt>
                <c:pt idx="444">
                  <c:v>-1.0448580168968501E-2</c:v>
                </c:pt>
                <c:pt idx="445">
                  <c:v>-1.0448580168968501E-2</c:v>
                </c:pt>
                <c:pt idx="446">
                  <c:v>-1.0448580168968501E-2</c:v>
                </c:pt>
                <c:pt idx="447">
                  <c:v>-1.0448580168968501E-2</c:v>
                </c:pt>
                <c:pt idx="448">
                  <c:v>-1.0448580168968501E-2</c:v>
                </c:pt>
                <c:pt idx="449">
                  <c:v>-1.0448580168968501E-2</c:v>
                </c:pt>
                <c:pt idx="450">
                  <c:v>-1.0448580168968501E-2</c:v>
                </c:pt>
                <c:pt idx="451">
                  <c:v>-1.0448580168968501E-2</c:v>
                </c:pt>
                <c:pt idx="452">
                  <c:v>-1.0448580168968501E-2</c:v>
                </c:pt>
                <c:pt idx="453">
                  <c:v>-1.0448580168968501E-2</c:v>
                </c:pt>
                <c:pt idx="454">
                  <c:v>-1.0448580168968501E-2</c:v>
                </c:pt>
                <c:pt idx="455">
                  <c:v>-1.0448580168968501E-2</c:v>
                </c:pt>
                <c:pt idx="456">
                  <c:v>-1.0448580168968501E-2</c:v>
                </c:pt>
                <c:pt idx="457">
                  <c:v>-1.0448580168968501E-2</c:v>
                </c:pt>
                <c:pt idx="458">
                  <c:v>-1.0448580168968501E-2</c:v>
                </c:pt>
                <c:pt idx="459">
                  <c:v>-1.0448580168968501E-2</c:v>
                </c:pt>
                <c:pt idx="460">
                  <c:v>-1.0448580168968501E-2</c:v>
                </c:pt>
                <c:pt idx="461">
                  <c:v>-1.0448580168968501E-2</c:v>
                </c:pt>
                <c:pt idx="462">
                  <c:v>-1.0448580168968501E-2</c:v>
                </c:pt>
                <c:pt idx="463">
                  <c:v>-1.0448580168968501E-2</c:v>
                </c:pt>
                <c:pt idx="464">
                  <c:v>-1.0448580168968501E-2</c:v>
                </c:pt>
                <c:pt idx="465">
                  <c:v>-1.0448580168968501E-2</c:v>
                </c:pt>
                <c:pt idx="466">
                  <c:v>-1.0448580168968501E-2</c:v>
                </c:pt>
                <c:pt idx="467">
                  <c:v>-1.0448580168968501E-2</c:v>
                </c:pt>
                <c:pt idx="468">
                  <c:v>-1.0448580168968501E-2</c:v>
                </c:pt>
                <c:pt idx="469">
                  <c:v>-1.0448580168968501E-2</c:v>
                </c:pt>
                <c:pt idx="470">
                  <c:v>-1.0448580168968501E-2</c:v>
                </c:pt>
                <c:pt idx="471">
                  <c:v>-1.0448580168968501E-2</c:v>
                </c:pt>
                <c:pt idx="472">
                  <c:v>-1.0448580168968501E-2</c:v>
                </c:pt>
                <c:pt idx="473">
                  <c:v>-1.0448580168968501E-2</c:v>
                </c:pt>
                <c:pt idx="474">
                  <c:v>-1.0448580168968501E-2</c:v>
                </c:pt>
                <c:pt idx="475">
                  <c:v>-1.0448580168968501E-2</c:v>
                </c:pt>
                <c:pt idx="476">
                  <c:v>-1.0448580168968501E-2</c:v>
                </c:pt>
                <c:pt idx="477">
                  <c:v>-1.0448580168968501E-2</c:v>
                </c:pt>
                <c:pt idx="478">
                  <c:v>-1.0448580168968501E-2</c:v>
                </c:pt>
                <c:pt idx="479">
                  <c:v>-1.0448580168968501E-2</c:v>
                </c:pt>
                <c:pt idx="480">
                  <c:v>-1.0448580168968501E-2</c:v>
                </c:pt>
                <c:pt idx="481">
                  <c:v>-1.0448580168968501E-2</c:v>
                </c:pt>
                <c:pt idx="482">
                  <c:v>-1.0448580168968501E-2</c:v>
                </c:pt>
                <c:pt idx="483">
                  <c:v>-1.0448580168968501E-2</c:v>
                </c:pt>
                <c:pt idx="484">
                  <c:v>-1.0448580168968501E-2</c:v>
                </c:pt>
                <c:pt idx="485">
                  <c:v>-1.0448580168968501E-2</c:v>
                </c:pt>
                <c:pt idx="486">
                  <c:v>-1.0448580168968501E-2</c:v>
                </c:pt>
                <c:pt idx="487">
                  <c:v>-1.0448580168968501E-2</c:v>
                </c:pt>
                <c:pt idx="488">
                  <c:v>-1.0448580168968501E-2</c:v>
                </c:pt>
                <c:pt idx="489">
                  <c:v>-1.0448580168968501E-2</c:v>
                </c:pt>
                <c:pt idx="490">
                  <c:v>-1.0448580168968501E-2</c:v>
                </c:pt>
                <c:pt idx="491">
                  <c:v>-1.0448580168968501E-2</c:v>
                </c:pt>
                <c:pt idx="492">
                  <c:v>-1.0448580168968501E-2</c:v>
                </c:pt>
                <c:pt idx="493">
                  <c:v>-1.0448580168968501E-2</c:v>
                </c:pt>
                <c:pt idx="494">
                  <c:v>-1.0448580168968501E-2</c:v>
                </c:pt>
                <c:pt idx="495">
                  <c:v>-1.0448580168968501E-2</c:v>
                </c:pt>
                <c:pt idx="496">
                  <c:v>-1.0448580168968501E-2</c:v>
                </c:pt>
                <c:pt idx="497">
                  <c:v>-1.0448580168968501E-2</c:v>
                </c:pt>
                <c:pt idx="498">
                  <c:v>-1.0448580168968501E-2</c:v>
                </c:pt>
                <c:pt idx="499">
                  <c:v>-1.0448580168968501E-2</c:v>
                </c:pt>
              </c:numCache>
            </c:numRef>
          </c:yVal>
          <c:smooth val="0"/>
          <c:extLst>
            <c:ext xmlns:c16="http://schemas.microsoft.com/office/drawing/2014/chart" uri="{C3380CC4-5D6E-409C-BE32-E72D297353CC}">
              <c16:uniqueId val="{00000007-0055-4330-AF3C-A4C44FCE0D41}"/>
            </c:ext>
          </c:extLst>
        </c:ser>
        <c:ser>
          <c:idx val="8"/>
          <c:order val="8"/>
          <c:tx>
            <c:strRef>
              <c:f>実験2計算_AVE!$AO$2</c:f>
              <c:strCache>
                <c:ptCount val="1"/>
                <c:pt idx="0">
                  <c:v>0.8</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実験2計算_AVE!$AO$3:$AO$502</c:f>
              <c:numCache>
                <c:formatCode>General</c:formatCode>
                <c:ptCount val="500"/>
                <c:pt idx="0">
                  <c:v>0</c:v>
                </c:pt>
                <c:pt idx="1">
                  <c:v>8.9143340052757775E-4</c:v>
                </c:pt>
                <c:pt idx="2">
                  <c:v>1.0728302095443642E-3</c:v>
                </c:pt>
                <c:pt idx="3">
                  <c:v>1.2293059005035968E-3</c:v>
                </c:pt>
                <c:pt idx="4">
                  <c:v>4.929536547026379E-3</c:v>
                </c:pt>
                <c:pt idx="5">
                  <c:v>9.9776980926139097E-3</c:v>
                </c:pt>
                <c:pt idx="6">
                  <c:v>1.6974640226762587E-2</c:v>
                </c:pt>
                <c:pt idx="7">
                  <c:v>1.8256414606906472E-2</c:v>
                </c:pt>
                <c:pt idx="8">
                  <c:v>2.1285735956930452E-2</c:v>
                </c:pt>
                <c:pt idx="9">
                  <c:v>2.411931443342925E-2</c:v>
                </c:pt>
                <c:pt idx="10">
                  <c:v>2.6806710862374097E-2</c:v>
                </c:pt>
                <c:pt idx="11">
                  <c:v>2.9145342202086325E-2</c:v>
                </c:pt>
                <c:pt idx="12">
                  <c:v>3.0196386639472415E-2</c:v>
                </c:pt>
                <c:pt idx="13">
                  <c:v>3.2551996846139082E-2</c:v>
                </c:pt>
                <c:pt idx="14">
                  <c:v>3.340955909112709E-2</c:v>
                </c:pt>
                <c:pt idx="15">
                  <c:v>3.447063000239807E-2</c:v>
                </c:pt>
                <c:pt idx="16">
                  <c:v>3.7519529702398073E-2</c:v>
                </c:pt>
                <c:pt idx="17">
                  <c:v>3.7732953510047955E-2</c:v>
                </c:pt>
                <c:pt idx="18">
                  <c:v>3.8301828309664263E-2</c:v>
                </c:pt>
                <c:pt idx="19">
                  <c:v>3.8656738371534764E-2</c:v>
                </c:pt>
                <c:pt idx="20">
                  <c:v>3.8855076866067137E-2</c:v>
                </c:pt>
                <c:pt idx="21">
                  <c:v>4.0551937133788962E-2</c:v>
                </c:pt>
                <c:pt idx="22">
                  <c:v>4.2001679035947231E-2</c:v>
                </c:pt>
                <c:pt idx="23">
                  <c:v>4.5517533759592319E-2</c:v>
                </c:pt>
                <c:pt idx="24">
                  <c:v>4.8836703606235002E-2</c:v>
                </c:pt>
                <c:pt idx="25">
                  <c:v>5.0080917437601909E-2</c:v>
                </c:pt>
                <c:pt idx="26">
                  <c:v>5.326160048489207E-2</c:v>
                </c:pt>
                <c:pt idx="27">
                  <c:v>5.4219352182973607E-2</c:v>
                </c:pt>
                <c:pt idx="28">
                  <c:v>5.6349797098561132E-2</c:v>
                </c:pt>
                <c:pt idx="29">
                  <c:v>5.9018159589208613E-2</c:v>
                </c:pt>
                <c:pt idx="30">
                  <c:v>6.0690108301966403E-2</c:v>
                </c:pt>
                <c:pt idx="31">
                  <c:v>6.2989879327098292E-2</c:v>
                </c:pt>
                <c:pt idx="32">
                  <c:v>6.5083522337434016E-2</c:v>
                </c:pt>
                <c:pt idx="33">
                  <c:v>6.72237664688249E-2</c:v>
                </c:pt>
                <c:pt idx="34">
                  <c:v>7.0751860860911231E-2</c:v>
                </c:pt>
                <c:pt idx="35">
                  <c:v>7.1352932364700208E-2</c:v>
                </c:pt>
                <c:pt idx="36">
                  <c:v>7.3819470207146243E-2</c:v>
                </c:pt>
                <c:pt idx="37">
                  <c:v>7.4417399361750555E-2</c:v>
                </c:pt>
                <c:pt idx="38">
                  <c:v>7.6058550137769743E-2</c:v>
                </c:pt>
                <c:pt idx="39">
                  <c:v>7.8271496008465183E-2</c:v>
                </c:pt>
                <c:pt idx="40">
                  <c:v>7.9277317946546716E-2</c:v>
                </c:pt>
                <c:pt idx="41">
                  <c:v>8.0530546808177408E-2</c:v>
                </c:pt>
                <c:pt idx="42">
                  <c:v>8.1820078971246948E-2</c:v>
                </c:pt>
                <c:pt idx="43">
                  <c:v>8.3323407130695387E-2</c:v>
                </c:pt>
                <c:pt idx="44">
                  <c:v>8.644551752952033E-2</c:v>
                </c:pt>
                <c:pt idx="45">
                  <c:v>8.7329951800359656E-2</c:v>
                </c:pt>
                <c:pt idx="46">
                  <c:v>9.0435909089568292E-2</c:v>
                </c:pt>
                <c:pt idx="47">
                  <c:v>9.1410175715347666E-2</c:v>
                </c:pt>
                <c:pt idx="48">
                  <c:v>9.3510095807194188E-2</c:v>
                </c:pt>
                <c:pt idx="49">
                  <c:v>9.6038999745419601E-2</c:v>
                </c:pt>
                <c:pt idx="50">
                  <c:v>9.8065168160575478E-2</c:v>
                </c:pt>
                <c:pt idx="51">
                  <c:v>0.10094850368482008</c:v>
                </c:pt>
                <c:pt idx="52">
                  <c:v>0.10414922983954429</c:v>
                </c:pt>
                <c:pt idx="53">
                  <c:v>0.10749470576434048</c:v>
                </c:pt>
                <c:pt idx="54">
                  <c:v>0.11414395875100711</c:v>
                </c:pt>
                <c:pt idx="55">
                  <c:v>0.11455923615134284</c:v>
                </c:pt>
                <c:pt idx="56">
                  <c:v>0.12202850424899271</c:v>
                </c:pt>
                <c:pt idx="57">
                  <c:v>0.12241463032254188</c:v>
                </c:pt>
                <c:pt idx="58">
                  <c:v>0.12487771727899272</c:v>
                </c:pt>
                <c:pt idx="59">
                  <c:v>0.1297528881752997</c:v>
                </c:pt>
                <c:pt idx="60">
                  <c:v>0.13068437215611503</c:v>
                </c:pt>
                <c:pt idx="61">
                  <c:v>0.1335703865634052</c:v>
                </c:pt>
                <c:pt idx="62">
                  <c:v>0.13659610094261379</c:v>
                </c:pt>
                <c:pt idx="63">
                  <c:v>0.13944189371273372</c:v>
                </c:pt>
                <c:pt idx="64">
                  <c:v>0.14363698477002385</c:v>
                </c:pt>
                <c:pt idx="65">
                  <c:v>0.14626663032549148</c:v>
                </c:pt>
                <c:pt idx="66">
                  <c:v>0.15030034238472409</c:v>
                </c:pt>
                <c:pt idx="67">
                  <c:v>0.15469555882920855</c:v>
                </c:pt>
                <c:pt idx="68">
                  <c:v>0.15925852008532365</c:v>
                </c:pt>
                <c:pt idx="69">
                  <c:v>0.16539734357043157</c:v>
                </c:pt>
                <c:pt idx="70">
                  <c:v>0.16904194567426847</c:v>
                </c:pt>
                <c:pt idx="71">
                  <c:v>0.17385632660808142</c:v>
                </c:pt>
                <c:pt idx="72">
                  <c:v>0.17853208167522772</c:v>
                </c:pt>
                <c:pt idx="73">
                  <c:v>0.18465235796976009</c:v>
                </c:pt>
                <c:pt idx="74">
                  <c:v>0.18970220954014375</c:v>
                </c:pt>
                <c:pt idx="75">
                  <c:v>0.19491186943693037</c:v>
                </c:pt>
                <c:pt idx="76">
                  <c:v>0.20108865730935241</c:v>
                </c:pt>
                <c:pt idx="77">
                  <c:v>0.20743626436261381</c:v>
                </c:pt>
                <c:pt idx="78">
                  <c:v>0.21390990989522773</c:v>
                </c:pt>
                <c:pt idx="79">
                  <c:v>0.22219244798251792</c:v>
                </c:pt>
                <c:pt idx="80">
                  <c:v>0.22714430899796154</c:v>
                </c:pt>
                <c:pt idx="81">
                  <c:v>0.23477482805983202</c:v>
                </c:pt>
                <c:pt idx="82">
                  <c:v>0.2411356987392565</c:v>
                </c:pt>
                <c:pt idx="83">
                  <c:v>0.24791783144035964</c:v>
                </c:pt>
                <c:pt idx="84">
                  <c:v>0.25882508138505989</c:v>
                </c:pt>
                <c:pt idx="85">
                  <c:v>0.2626379881100479</c:v>
                </c:pt>
                <c:pt idx="86">
                  <c:v>0.28019649117733803</c:v>
                </c:pt>
                <c:pt idx="87">
                  <c:v>0.28058963000971215</c:v>
                </c:pt>
                <c:pt idx="88">
                  <c:v>0.28596368534846511</c:v>
                </c:pt>
                <c:pt idx="89">
                  <c:v>0.29745871778146277</c:v>
                </c:pt>
                <c:pt idx="90">
                  <c:v>0.30335582656793753</c:v>
                </c:pt>
                <c:pt idx="91">
                  <c:v>0.31444841018194231</c:v>
                </c:pt>
                <c:pt idx="92">
                  <c:v>0.32896456802517976</c:v>
                </c:pt>
                <c:pt idx="93">
                  <c:v>0.32970968691246993</c:v>
                </c:pt>
                <c:pt idx="94">
                  <c:v>0.34249275865417256</c:v>
                </c:pt>
                <c:pt idx="95">
                  <c:v>0.3474373587274579</c:v>
                </c:pt>
                <c:pt idx="96">
                  <c:v>0.3630031591974579</c:v>
                </c:pt>
                <c:pt idx="97">
                  <c:v>0.37236407643592317</c:v>
                </c:pt>
                <c:pt idx="98">
                  <c:v>0.3757289919805275</c:v>
                </c:pt>
                <c:pt idx="99">
                  <c:v>0.38642690024479603</c:v>
                </c:pt>
                <c:pt idx="100">
                  <c:v>0.39641832552345313</c:v>
                </c:pt>
                <c:pt idx="101">
                  <c:v>0.4071398751932373</c:v>
                </c:pt>
                <c:pt idx="102">
                  <c:v>0.42248698421050357</c:v>
                </c:pt>
                <c:pt idx="103">
                  <c:v>0.43095524724671447</c:v>
                </c:pt>
                <c:pt idx="104">
                  <c:v>0.44626898263860898</c:v>
                </c:pt>
                <c:pt idx="105">
                  <c:v>0.45825870291055137</c:v>
                </c:pt>
                <c:pt idx="106">
                  <c:v>0.47499827793117494</c:v>
                </c:pt>
                <c:pt idx="107">
                  <c:v>0.49870636860527578</c:v>
                </c:pt>
                <c:pt idx="108">
                  <c:v>0.50915726696527586</c:v>
                </c:pt>
                <c:pt idx="109">
                  <c:v>0.52775982550601919</c:v>
                </c:pt>
                <c:pt idx="110">
                  <c:v>0.54574963066009585</c:v>
                </c:pt>
                <c:pt idx="111">
                  <c:v>0.56413285033724236</c:v>
                </c:pt>
                <c:pt idx="112">
                  <c:v>0.58872996639750608</c:v>
                </c:pt>
                <c:pt idx="113">
                  <c:v>0.59926965367328533</c:v>
                </c:pt>
                <c:pt idx="114">
                  <c:v>0.6251133177236452</c:v>
                </c:pt>
                <c:pt idx="115">
                  <c:v>0.63356848945069544</c:v>
                </c:pt>
                <c:pt idx="116">
                  <c:v>0.65241991368258978</c:v>
                </c:pt>
                <c:pt idx="117">
                  <c:v>0.66114428500844113</c:v>
                </c:pt>
                <c:pt idx="118">
                  <c:v>0.66530885757352509</c:v>
                </c:pt>
                <c:pt idx="119">
                  <c:v>0.67138762069755387</c:v>
                </c:pt>
                <c:pt idx="120">
                  <c:v>0.6758914528047002</c:v>
                </c:pt>
                <c:pt idx="121">
                  <c:v>0.67981905894009598</c:v>
                </c:pt>
                <c:pt idx="122">
                  <c:v>0.68454162930671458</c:v>
                </c:pt>
                <c:pt idx="123">
                  <c:v>0.68646736664297359</c:v>
                </c:pt>
                <c:pt idx="124">
                  <c:v>0.6902485608133333</c:v>
                </c:pt>
                <c:pt idx="125">
                  <c:v>0.69357284074546754</c:v>
                </c:pt>
                <c:pt idx="126">
                  <c:v>0.69929223320254186</c:v>
                </c:pt>
                <c:pt idx="127">
                  <c:v>0.70671590663189443</c:v>
                </c:pt>
                <c:pt idx="128">
                  <c:v>0.71090899922613904</c:v>
                </c:pt>
                <c:pt idx="129">
                  <c:v>0.71748327876234996</c:v>
                </c:pt>
                <c:pt idx="130">
                  <c:v>0.72367255573738609</c:v>
                </c:pt>
                <c:pt idx="131">
                  <c:v>0.72992821703580324</c:v>
                </c:pt>
                <c:pt idx="132">
                  <c:v>0.73760812552462829</c:v>
                </c:pt>
                <c:pt idx="133">
                  <c:v>0.7442090005294244</c:v>
                </c:pt>
                <c:pt idx="134">
                  <c:v>0.75442417799724215</c:v>
                </c:pt>
                <c:pt idx="135">
                  <c:v>0.76461830772386086</c:v>
                </c:pt>
                <c:pt idx="136">
                  <c:v>0.77640054563810568</c:v>
                </c:pt>
                <c:pt idx="137">
                  <c:v>0.78735615334141495</c:v>
                </c:pt>
                <c:pt idx="138">
                  <c:v>0.79385290523206242</c:v>
                </c:pt>
                <c:pt idx="139">
                  <c:v>0.80215899888980824</c:v>
                </c:pt>
                <c:pt idx="140">
                  <c:v>0.80936457119340521</c:v>
                </c:pt>
                <c:pt idx="141">
                  <c:v>0.81625363114007199</c:v>
                </c:pt>
                <c:pt idx="142">
                  <c:v>0.82530265282784165</c:v>
                </c:pt>
                <c:pt idx="143">
                  <c:v>0.83224845170436457</c:v>
                </c:pt>
                <c:pt idx="144">
                  <c:v>0.84294514616395688</c:v>
                </c:pt>
                <c:pt idx="145">
                  <c:v>0.852844353192446</c:v>
                </c:pt>
                <c:pt idx="146">
                  <c:v>0.86747451529968833</c:v>
                </c:pt>
                <c:pt idx="147">
                  <c:v>0.87742749144158272</c:v>
                </c:pt>
                <c:pt idx="148">
                  <c:v>0.88621684830649894</c:v>
                </c:pt>
                <c:pt idx="149">
                  <c:v>0.89551172637764986</c:v>
                </c:pt>
                <c:pt idx="150">
                  <c:v>0.90350107340357322</c:v>
                </c:pt>
                <c:pt idx="151">
                  <c:v>0.9100639098068346</c:v>
                </c:pt>
                <c:pt idx="152">
                  <c:v>0.91566445839177468</c:v>
                </c:pt>
                <c:pt idx="153">
                  <c:v>0.91868114499760201</c:v>
                </c:pt>
                <c:pt idx="154">
                  <c:v>0.92071694647012003</c:v>
                </c:pt>
                <c:pt idx="155">
                  <c:v>0.92092571549688262</c:v>
                </c:pt>
                <c:pt idx="156">
                  <c:v>0.92076337926836949</c:v>
                </c:pt>
                <c:pt idx="157">
                  <c:v>0.92111024253215845</c:v>
                </c:pt>
                <c:pt idx="158">
                  <c:v>0.92220107726549183</c:v>
                </c:pt>
                <c:pt idx="159">
                  <c:v>0.92370522270050381</c:v>
                </c:pt>
                <c:pt idx="160">
                  <c:v>0.92466896106803376</c:v>
                </c:pt>
                <c:pt idx="161">
                  <c:v>0.92453827755100737</c:v>
                </c:pt>
                <c:pt idx="162">
                  <c:v>0.92291011668175071</c:v>
                </c:pt>
                <c:pt idx="163">
                  <c:v>0.92092192911609128</c:v>
                </c:pt>
                <c:pt idx="164">
                  <c:v>0.91714782009330953</c:v>
                </c:pt>
                <c:pt idx="165">
                  <c:v>0.91241426581784191</c:v>
                </c:pt>
                <c:pt idx="166">
                  <c:v>0.90411236317458055</c:v>
                </c:pt>
                <c:pt idx="167">
                  <c:v>0.89994963812892115</c:v>
                </c:pt>
                <c:pt idx="168">
                  <c:v>0.89371457371940066</c:v>
                </c:pt>
                <c:pt idx="169">
                  <c:v>0.88716203368990432</c:v>
                </c:pt>
                <c:pt idx="170">
                  <c:v>0.88031873079973644</c:v>
                </c:pt>
                <c:pt idx="171">
                  <c:v>0.87292379692247024</c:v>
                </c:pt>
                <c:pt idx="172">
                  <c:v>0.86279560809282996</c:v>
                </c:pt>
                <c:pt idx="173">
                  <c:v>0.85785426369872919</c:v>
                </c:pt>
                <c:pt idx="174">
                  <c:v>0.84924438958793791</c:v>
                </c:pt>
                <c:pt idx="175">
                  <c:v>0.84445233184405299</c:v>
                </c:pt>
                <c:pt idx="176">
                  <c:v>0.83904307072271012</c:v>
                </c:pt>
                <c:pt idx="177">
                  <c:v>0.83389838418577966</c:v>
                </c:pt>
                <c:pt idx="178">
                  <c:v>0.82907686487621135</c:v>
                </c:pt>
                <c:pt idx="179">
                  <c:v>0.82383327073532409</c:v>
                </c:pt>
                <c:pt idx="180">
                  <c:v>0.81592616536002427</c:v>
                </c:pt>
                <c:pt idx="181">
                  <c:v>0.81127497533453263</c:v>
                </c:pt>
                <c:pt idx="182">
                  <c:v>0.79767497942187093</c:v>
                </c:pt>
                <c:pt idx="183">
                  <c:v>0.78959904594021624</c:v>
                </c:pt>
                <c:pt idx="184">
                  <c:v>0.77258808877038398</c:v>
                </c:pt>
                <c:pt idx="185">
                  <c:v>0.7533645598307197</c:v>
                </c:pt>
                <c:pt idx="186">
                  <c:v>0.7423529059763313</c:v>
                </c:pt>
                <c:pt idx="187">
                  <c:v>0.72469504623592362</c:v>
                </c:pt>
                <c:pt idx="188">
                  <c:v>0.70910386773227851</c:v>
                </c:pt>
                <c:pt idx="189">
                  <c:v>0.69010921753007226</c:v>
                </c:pt>
                <c:pt idx="190">
                  <c:v>0.66464827638091162</c:v>
                </c:pt>
                <c:pt idx="191">
                  <c:v>0.65139759205213466</c:v>
                </c:pt>
                <c:pt idx="192">
                  <c:v>0.62871585286422083</c:v>
                </c:pt>
                <c:pt idx="193">
                  <c:v>0.60751342782748241</c:v>
                </c:pt>
                <c:pt idx="194">
                  <c:v>0.58414738132100763</c:v>
                </c:pt>
                <c:pt idx="195">
                  <c:v>0.54133867566153482</c:v>
                </c:pt>
                <c:pt idx="196">
                  <c:v>0.54030287164889734</c:v>
                </c:pt>
                <c:pt idx="197">
                  <c:v>0.52073841376803376</c:v>
                </c:pt>
                <c:pt idx="198">
                  <c:v>0.5001463561582018</c:v>
                </c:pt>
                <c:pt idx="199">
                  <c:v>0.47802041442429261</c:v>
                </c:pt>
                <c:pt idx="200">
                  <c:v>0.45017626482352524</c:v>
                </c:pt>
                <c:pt idx="201">
                  <c:v>0.4376240636215829</c:v>
                </c:pt>
                <c:pt idx="202">
                  <c:v>0.40938508594081507</c:v>
                </c:pt>
                <c:pt idx="203">
                  <c:v>0.3988359978321343</c:v>
                </c:pt>
                <c:pt idx="204">
                  <c:v>0.37753179757848904</c:v>
                </c:pt>
                <c:pt idx="205">
                  <c:v>0.36415677995918477</c:v>
                </c:pt>
                <c:pt idx="206">
                  <c:v>0.35036626663278192</c:v>
                </c:pt>
                <c:pt idx="207">
                  <c:v>0.33487648785311763</c:v>
                </c:pt>
                <c:pt idx="208">
                  <c:v>0.32235314452745822</c:v>
                </c:pt>
                <c:pt idx="209">
                  <c:v>0.31126266687968845</c:v>
                </c:pt>
                <c:pt idx="210">
                  <c:v>0.29866277576793759</c:v>
                </c:pt>
                <c:pt idx="211">
                  <c:v>0.29307889631829742</c:v>
                </c:pt>
                <c:pt idx="212">
                  <c:v>0.28480685544693041</c:v>
                </c:pt>
                <c:pt idx="213">
                  <c:v>0.27701625965618715</c:v>
                </c:pt>
                <c:pt idx="214">
                  <c:v>0.26591394372805766</c:v>
                </c:pt>
                <c:pt idx="215">
                  <c:v>0.25767206619071942</c:v>
                </c:pt>
                <c:pt idx="216">
                  <c:v>0.25520122323877714</c:v>
                </c:pt>
                <c:pt idx="217">
                  <c:v>0.24840586924453256</c:v>
                </c:pt>
                <c:pt idx="218">
                  <c:v>0.24286600295729022</c:v>
                </c:pt>
                <c:pt idx="219">
                  <c:v>0.23733046797657073</c:v>
                </c:pt>
                <c:pt idx="220">
                  <c:v>0.2290172527209354</c:v>
                </c:pt>
                <c:pt idx="221">
                  <c:v>0.22571027078582745</c:v>
                </c:pt>
                <c:pt idx="222">
                  <c:v>0.20948589036925669</c:v>
                </c:pt>
                <c:pt idx="223">
                  <c:v>0.20895180749697853</c:v>
                </c:pt>
                <c:pt idx="224">
                  <c:v>0.20604200677064749</c:v>
                </c:pt>
                <c:pt idx="225">
                  <c:v>0.19896994202546761</c:v>
                </c:pt>
                <c:pt idx="226">
                  <c:v>0.19741264024201452</c:v>
                </c:pt>
                <c:pt idx="227">
                  <c:v>0.19153306079676266</c:v>
                </c:pt>
                <c:pt idx="228">
                  <c:v>0.1887788840085613</c:v>
                </c:pt>
                <c:pt idx="229">
                  <c:v>0.18141308158405267</c:v>
                </c:pt>
                <c:pt idx="230">
                  <c:v>0.16485846492007192</c:v>
                </c:pt>
                <c:pt idx="231">
                  <c:v>0.16040519095661859</c:v>
                </c:pt>
                <c:pt idx="232">
                  <c:v>0.140166770481535</c:v>
                </c:pt>
                <c:pt idx="233">
                  <c:v>0.13745965438872881</c:v>
                </c:pt>
                <c:pt idx="234">
                  <c:v>0.1257809844092084</c:v>
                </c:pt>
                <c:pt idx="235">
                  <c:v>0.1159707447855155</c:v>
                </c:pt>
                <c:pt idx="236">
                  <c:v>0.1074546070824941</c:v>
                </c:pt>
                <c:pt idx="237">
                  <c:v>9.78149560905755E-2</c:v>
                </c:pt>
                <c:pt idx="238">
                  <c:v>8.8901739761270804E-2</c:v>
                </c:pt>
                <c:pt idx="239">
                  <c:v>8.013412811810533E-2</c:v>
                </c:pt>
                <c:pt idx="240">
                  <c:v>6.9325245398824981E-2</c:v>
                </c:pt>
                <c:pt idx="241">
                  <c:v>6.6105728732206104E-2</c:v>
                </c:pt>
                <c:pt idx="242">
                  <c:v>5.7372051785323612E-2</c:v>
                </c:pt>
                <c:pt idx="243">
                  <c:v>5.5169394291990338E-2</c:v>
                </c:pt>
                <c:pt idx="244">
                  <c:v>4.9155087445371663E-2</c:v>
                </c:pt>
                <c:pt idx="245">
                  <c:v>4.1936639652086383E-2</c:v>
                </c:pt>
                <c:pt idx="246">
                  <c:v>3.7296591747242175E-2</c:v>
                </c:pt>
                <c:pt idx="247">
                  <c:v>2.8520621549999785E-2</c:v>
                </c:pt>
                <c:pt idx="248">
                  <c:v>2.3743721433884955E-2</c:v>
                </c:pt>
                <c:pt idx="249">
                  <c:v>1.7283498854580231E-2</c:v>
                </c:pt>
                <c:pt idx="250">
                  <c:v>5.7533100096642201E-3</c:v>
                </c:pt>
                <c:pt idx="251">
                  <c:v>3.9749176704794234E-3</c:v>
                </c:pt>
                <c:pt idx="252">
                  <c:v>-1.2804112286235021E-2</c:v>
                </c:pt>
                <c:pt idx="253">
                  <c:v>-1.4778885619136756E-2</c:v>
                </c:pt>
                <c:pt idx="254">
                  <c:v>-2.0518713093477359E-2</c:v>
                </c:pt>
                <c:pt idx="255">
                  <c:v>-3.0361605400383851E-2</c:v>
                </c:pt>
                <c:pt idx="256">
                  <c:v>-3.6225183214628254E-2</c:v>
                </c:pt>
                <c:pt idx="257">
                  <c:v>-4.415126525899285E-2</c:v>
                </c:pt>
                <c:pt idx="258">
                  <c:v>-5.1963461848489358E-2</c:v>
                </c:pt>
                <c:pt idx="259">
                  <c:v>-5.3078509084340635E-2</c:v>
                </c:pt>
                <c:pt idx="260">
                  <c:v>-5.7127384792494136E-2</c:v>
                </c:pt>
                <c:pt idx="261">
                  <c:v>-5.7216804541654773E-2</c:v>
                </c:pt>
                <c:pt idx="262">
                  <c:v>-5.8112550983861005E-2</c:v>
                </c:pt>
                <c:pt idx="263">
                  <c:v>-5.8854092251247103E-2</c:v>
                </c:pt>
                <c:pt idx="264">
                  <c:v>-5.8831011280096025E-2</c:v>
                </c:pt>
                <c:pt idx="265">
                  <c:v>-5.8821662008825049E-2</c:v>
                </c:pt>
                <c:pt idx="266">
                  <c:v>-5.8766657131846631E-2</c:v>
                </c:pt>
                <c:pt idx="267">
                  <c:v>-5.8565588538896991E-2</c:v>
                </c:pt>
                <c:pt idx="268">
                  <c:v>-5.7819318962877793E-2</c:v>
                </c:pt>
                <c:pt idx="269">
                  <c:v>-5.7497117228225515E-2</c:v>
                </c:pt>
                <c:pt idx="270">
                  <c:v>-5.7561181649400578E-2</c:v>
                </c:pt>
                <c:pt idx="271">
                  <c:v>-5.8286289546187142E-2</c:v>
                </c:pt>
                <c:pt idx="272">
                  <c:v>-6.0988168265707556E-2</c:v>
                </c:pt>
                <c:pt idx="273">
                  <c:v>-6.9660962722350284E-2</c:v>
                </c:pt>
                <c:pt idx="274">
                  <c:v>-7.0122292391486901E-2</c:v>
                </c:pt>
                <c:pt idx="275">
                  <c:v>-7.0354876974100811E-2</c:v>
                </c:pt>
                <c:pt idx="276">
                  <c:v>-7.4627593616187218E-2</c:v>
                </c:pt>
                <c:pt idx="277">
                  <c:v>-7.9143913766427029E-2</c:v>
                </c:pt>
                <c:pt idx="278">
                  <c:v>-8.473021509755406E-2</c:v>
                </c:pt>
                <c:pt idx="279">
                  <c:v>-8.6886406257650026E-2</c:v>
                </c:pt>
                <c:pt idx="280">
                  <c:v>-9.0467478461510861E-2</c:v>
                </c:pt>
                <c:pt idx="281">
                  <c:v>-9.2970495027458216E-2</c:v>
                </c:pt>
                <c:pt idx="282">
                  <c:v>-9.8041659932134484E-2</c:v>
                </c:pt>
                <c:pt idx="283">
                  <c:v>-0.10071423913038377</c:v>
                </c:pt>
                <c:pt idx="284">
                  <c:v>-0.10274253592568361</c:v>
                </c:pt>
                <c:pt idx="285">
                  <c:v>-0.10431121697110327</c:v>
                </c:pt>
                <c:pt idx="286">
                  <c:v>-0.10441886132755411</c:v>
                </c:pt>
                <c:pt idx="287">
                  <c:v>-0.10400597057158288</c:v>
                </c:pt>
                <c:pt idx="288">
                  <c:v>-0.10370263374697856</c:v>
                </c:pt>
                <c:pt idx="289">
                  <c:v>-0.10373732706688264</c:v>
                </c:pt>
                <c:pt idx="290">
                  <c:v>-0.10416715135388505</c:v>
                </c:pt>
                <c:pt idx="291">
                  <c:v>-0.10496557636539586</c:v>
                </c:pt>
                <c:pt idx="292">
                  <c:v>-0.10590148733093542</c:v>
                </c:pt>
                <c:pt idx="293">
                  <c:v>-0.10635239195050376</c:v>
                </c:pt>
                <c:pt idx="294">
                  <c:v>-0.10627685608863326</c:v>
                </c:pt>
                <c:pt idx="295">
                  <c:v>-0.10496168246952055</c:v>
                </c:pt>
                <c:pt idx="296">
                  <c:v>-0.10265234700271002</c:v>
                </c:pt>
                <c:pt idx="297">
                  <c:v>-0.10017066479239826</c:v>
                </c:pt>
                <c:pt idx="298">
                  <c:v>-9.8093870616331125E-2</c:v>
                </c:pt>
                <c:pt idx="299">
                  <c:v>-9.764696642412489E-2</c:v>
                </c:pt>
                <c:pt idx="300">
                  <c:v>-9.7698711500791555E-2</c:v>
                </c:pt>
                <c:pt idx="301">
                  <c:v>-9.7602316584892268E-2</c:v>
                </c:pt>
                <c:pt idx="302">
                  <c:v>-9.6766954919568507E-2</c:v>
                </c:pt>
                <c:pt idx="303">
                  <c:v>-9.4133596339784367E-2</c:v>
                </c:pt>
                <c:pt idx="304">
                  <c:v>-9.3931286118777185E-2</c:v>
                </c:pt>
                <c:pt idx="305">
                  <c:v>-9.1537375597194368E-2</c:v>
                </c:pt>
                <c:pt idx="306">
                  <c:v>-8.9210434573405384E-2</c:v>
                </c:pt>
                <c:pt idx="307">
                  <c:v>-8.7677653020959409E-2</c:v>
                </c:pt>
                <c:pt idx="308">
                  <c:v>-8.7007278960983384E-2</c:v>
                </c:pt>
                <c:pt idx="309">
                  <c:v>-8.7212745602949809E-2</c:v>
                </c:pt>
                <c:pt idx="310">
                  <c:v>-8.8052274565875457E-2</c:v>
                </c:pt>
                <c:pt idx="311">
                  <c:v>-8.9245300476618841E-2</c:v>
                </c:pt>
                <c:pt idx="312">
                  <c:v>-9.1058035518585254E-2</c:v>
                </c:pt>
                <c:pt idx="313">
                  <c:v>-9.4947323881558895E-2</c:v>
                </c:pt>
                <c:pt idx="314">
                  <c:v>-9.5293567011774799E-2</c:v>
                </c:pt>
                <c:pt idx="315">
                  <c:v>-9.7692342894844256E-2</c:v>
                </c:pt>
                <c:pt idx="316">
                  <c:v>-9.9957395215371836E-2</c:v>
                </c:pt>
                <c:pt idx="317">
                  <c:v>-0.10211577254741028</c:v>
                </c:pt>
                <c:pt idx="318">
                  <c:v>-0.10456569700597143</c:v>
                </c:pt>
                <c:pt idx="319">
                  <c:v>-0.10702799397733827</c:v>
                </c:pt>
                <c:pt idx="320">
                  <c:v>-0.10851866482657094</c:v>
                </c:pt>
                <c:pt idx="321">
                  <c:v>-0.10888654335426877</c:v>
                </c:pt>
                <c:pt idx="322">
                  <c:v>-0.10806432615774599</c:v>
                </c:pt>
                <c:pt idx="323">
                  <c:v>-0.10575700299635514</c:v>
                </c:pt>
                <c:pt idx="324">
                  <c:v>-0.10384912173285388</c:v>
                </c:pt>
                <c:pt idx="325">
                  <c:v>-0.10027123606230232</c:v>
                </c:pt>
                <c:pt idx="326">
                  <c:v>-9.877064339122317E-2</c:v>
                </c:pt>
                <c:pt idx="327">
                  <c:v>-9.682995334330953E-2</c:v>
                </c:pt>
                <c:pt idx="328">
                  <c:v>-9.3669819217650038E-2</c:v>
                </c:pt>
                <c:pt idx="329">
                  <c:v>-9.2248406292686047E-2</c:v>
                </c:pt>
                <c:pt idx="330">
                  <c:v>-9.063243257079158E-2</c:v>
                </c:pt>
                <c:pt idx="331">
                  <c:v>-8.9484112303261573E-2</c:v>
                </c:pt>
                <c:pt idx="332">
                  <c:v>-8.7735525175467788E-2</c:v>
                </c:pt>
                <c:pt idx="333">
                  <c:v>-8.5110457840647663E-2</c:v>
                </c:pt>
                <c:pt idx="334">
                  <c:v>-8.2725253440455851E-2</c:v>
                </c:pt>
                <c:pt idx="335">
                  <c:v>-7.9824647998297513E-2</c:v>
                </c:pt>
                <c:pt idx="336">
                  <c:v>-7.6285495841031337E-2</c:v>
                </c:pt>
                <c:pt idx="337">
                  <c:v>-7.5468222502710042E-2</c:v>
                </c:pt>
                <c:pt idx="338">
                  <c:v>-7.4234449114100903E-2</c:v>
                </c:pt>
                <c:pt idx="339">
                  <c:v>-7.3380690522014583E-2</c:v>
                </c:pt>
                <c:pt idx="340">
                  <c:v>-7.1737850962014571E-2</c:v>
                </c:pt>
                <c:pt idx="341">
                  <c:v>-6.8769208245611724E-2</c:v>
                </c:pt>
                <c:pt idx="342">
                  <c:v>-6.8425161058057807E-2</c:v>
                </c:pt>
                <c:pt idx="343">
                  <c:v>-6.6223843059304788E-2</c:v>
                </c:pt>
                <c:pt idx="344">
                  <c:v>-6.6170318655347962E-2</c:v>
                </c:pt>
                <c:pt idx="345">
                  <c:v>-6.5823326138321578E-2</c:v>
                </c:pt>
                <c:pt idx="346">
                  <c:v>-6.514059012908896E-2</c:v>
                </c:pt>
                <c:pt idx="347">
                  <c:v>-6.5056428554029017E-2</c:v>
                </c:pt>
                <c:pt idx="348">
                  <c:v>-6.5229695403909119E-2</c:v>
                </c:pt>
                <c:pt idx="349">
                  <c:v>-6.5606001861343174E-2</c:v>
                </c:pt>
                <c:pt idx="350">
                  <c:v>-6.6242376427458297E-2</c:v>
                </c:pt>
                <c:pt idx="351">
                  <c:v>-6.7024193927722076E-2</c:v>
                </c:pt>
                <c:pt idx="352">
                  <c:v>-6.7190542541990667E-2</c:v>
                </c:pt>
                <c:pt idx="353">
                  <c:v>-6.9898182484916319E-2</c:v>
                </c:pt>
                <c:pt idx="354">
                  <c:v>-6.9956524110911522E-2</c:v>
                </c:pt>
                <c:pt idx="355">
                  <c:v>-6.9946869882614157E-2</c:v>
                </c:pt>
                <c:pt idx="356">
                  <c:v>-6.9369152233501444E-2</c:v>
                </c:pt>
                <c:pt idx="357">
                  <c:v>-6.8955859246475057E-2</c:v>
                </c:pt>
                <c:pt idx="358">
                  <c:v>-6.8678076561391133E-2</c:v>
                </c:pt>
                <c:pt idx="359">
                  <c:v>-6.8893089386714873E-2</c:v>
                </c:pt>
                <c:pt idx="360">
                  <c:v>-7.0062535904292816E-2</c:v>
                </c:pt>
                <c:pt idx="361">
                  <c:v>-7.1192809036738858E-2</c:v>
                </c:pt>
                <c:pt idx="362">
                  <c:v>-7.1328178305683693E-2</c:v>
                </c:pt>
                <c:pt idx="363">
                  <c:v>-7.2868512232398333E-2</c:v>
                </c:pt>
                <c:pt idx="364">
                  <c:v>-7.2847642054868364E-2</c:v>
                </c:pt>
                <c:pt idx="365">
                  <c:v>-7.2177592560863549E-2</c:v>
                </c:pt>
                <c:pt idx="366">
                  <c:v>-6.9942098880335979E-2</c:v>
                </c:pt>
                <c:pt idx="367">
                  <c:v>-6.8824263318273626E-2</c:v>
                </c:pt>
                <c:pt idx="368">
                  <c:v>-6.7112145946714885E-2</c:v>
                </c:pt>
                <c:pt idx="369">
                  <c:v>-6.5899275485323955E-2</c:v>
                </c:pt>
                <c:pt idx="370">
                  <c:v>-6.4583056854556578E-2</c:v>
                </c:pt>
                <c:pt idx="371">
                  <c:v>-6.2297476363045799E-2</c:v>
                </c:pt>
                <c:pt idx="372">
                  <c:v>-6.1706597592302383E-2</c:v>
                </c:pt>
                <c:pt idx="373">
                  <c:v>-6.0002775365947475E-2</c:v>
                </c:pt>
                <c:pt idx="374">
                  <c:v>-5.9991577907434285E-2</c:v>
                </c:pt>
                <c:pt idx="375">
                  <c:v>-6.0291047126930682E-2</c:v>
                </c:pt>
                <c:pt idx="376">
                  <c:v>-6.0700360472110547E-2</c:v>
                </c:pt>
                <c:pt idx="377">
                  <c:v>-6.0315370449088981E-2</c:v>
                </c:pt>
                <c:pt idx="378">
                  <c:v>-5.8163601534460686E-2</c:v>
                </c:pt>
                <c:pt idx="379">
                  <c:v>-5.6744914719112929E-2</c:v>
                </c:pt>
                <c:pt idx="380">
                  <c:v>-5.4748489755228107E-2</c:v>
                </c:pt>
                <c:pt idx="381">
                  <c:v>-5.1252717823573352E-2</c:v>
                </c:pt>
                <c:pt idx="382">
                  <c:v>-5.0438839584700468E-2</c:v>
                </c:pt>
                <c:pt idx="383">
                  <c:v>-4.6670783690024233E-2</c:v>
                </c:pt>
                <c:pt idx="384">
                  <c:v>-4.6546890117266447E-2</c:v>
                </c:pt>
                <c:pt idx="385">
                  <c:v>-4.6317190268921123E-2</c:v>
                </c:pt>
                <c:pt idx="386">
                  <c:v>-4.6138333459088993E-2</c:v>
                </c:pt>
                <c:pt idx="387">
                  <c:v>-4.5928260629544616E-2</c:v>
                </c:pt>
                <c:pt idx="388">
                  <c:v>-4.5622121597674113E-2</c:v>
                </c:pt>
                <c:pt idx="389">
                  <c:v>-4.5445890942901933E-2</c:v>
                </c:pt>
                <c:pt idx="390">
                  <c:v>-4.5155952349520627E-2</c:v>
                </c:pt>
                <c:pt idx="391">
                  <c:v>-4.4107268575659726E-2</c:v>
                </c:pt>
                <c:pt idx="392">
                  <c:v>-4.4078246245971488E-2</c:v>
                </c:pt>
                <c:pt idx="393">
                  <c:v>-4.3903876576499065E-2</c:v>
                </c:pt>
                <c:pt idx="394">
                  <c:v>-4.4105549935156141E-2</c:v>
                </c:pt>
                <c:pt idx="395">
                  <c:v>-4.4258546356571012E-2</c:v>
                </c:pt>
                <c:pt idx="396">
                  <c:v>-4.4237065596666937E-2</c:v>
                </c:pt>
                <c:pt idx="397">
                  <c:v>-4.4048060914556632E-2</c:v>
                </c:pt>
                <c:pt idx="398">
                  <c:v>-4.3546528046259275E-2</c:v>
                </c:pt>
                <c:pt idx="399">
                  <c:v>-4.3122821781247274E-2</c:v>
                </c:pt>
                <c:pt idx="400">
                  <c:v>-4.3084490379328808E-2</c:v>
                </c:pt>
                <c:pt idx="401">
                  <c:v>-4.2324029789808419E-2</c:v>
                </c:pt>
                <c:pt idx="402">
                  <c:v>-4.1816236189328851E-2</c:v>
                </c:pt>
                <c:pt idx="403">
                  <c:v>-3.6794589525923543E-2</c:v>
                </c:pt>
                <c:pt idx="404">
                  <c:v>-3.6613095675731608E-2</c:v>
                </c:pt>
                <c:pt idx="405">
                  <c:v>-3.4402593048753226E-2</c:v>
                </c:pt>
                <c:pt idx="406">
                  <c:v>-3.0481959445875534E-2</c:v>
                </c:pt>
                <c:pt idx="407">
                  <c:v>-2.8275733991678854E-2</c:v>
                </c:pt>
                <c:pt idx="408">
                  <c:v>-2.6466006826906724E-2</c:v>
                </c:pt>
                <c:pt idx="409">
                  <c:v>-2.5171362118249632E-2</c:v>
                </c:pt>
                <c:pt idx="410">
                  <c:v>-2.500002155491635E-2</c:v>
                </c:pt>
                <c:pt idx="411">
                  <c:v>-2.0931666213093818E-2</c:v>
                </c:pt>
                <c:pt idx="412">
                  <c:v>-2.084558301520412E-2</c:v>
                </c:pt>
                <c:pt idx="413">
                  <c:v>-1.9970841382014611E-2</c:v>
                </c:pt>
                <c:pt idx="414">
                  <c:v>-1.8098723723069848E-2</c:v>
                </c:pt>
                <c:pt idx="415">
                  <c:v>-1.7248367575659687E-2</c:v>
                </c:pt>
                <c:pt idx="416">
                  <c:v>-1.3631717541247168E-2</c:v>
                </c:pt>
                <c:pt idx="417">
                  <c:v>-1.0874726458968975E-2</c:v>
                </c:pt>
                <c:pt idx="418">
                  <c:v>-1.0874726458968975E-2</c:v>
                </c:pt>
                <c:pt idx="419">
                  <c:v>-1.0874726458968975E-2</c:v>
                </c:pt>
                <c:pt idx="420">
                  <c:v>-1.0874726458968975E-2</c:v>
                </c:pt>
                <c:pt idx="421">
                  <c:v>-1.0874726458968975E-2</c:v>
                </c:pt>
                <c:pt idx="422">
                  <c:v>-1.0874726458968975E-2</c:v>
                </c:pt>
                <c:pt idx="423">
                  <c:v>-1.0874726458968975E-2</c:v>
                </c:pt>
                <c:pt idx="424">
                  <c:v>-1.0874726458968975E-2</c:v>
                </c:pt>
                <c:pt idx="425">
                  <c:v>-1.0874726458968975E-2</c:v>
                </c:pt>
                <c:pt idx="426">
                  <c:v>-1.0874726458968975E-2</c:v>
                </c:pt>
                <c:pt idx="427">
                  <c:v>-1.0874726458968975E-2</c:v>
                </c:pt>
                <c:pt idx="428">
                  <c:v>-1.0874726458968975E-2</c:v>
                </c:pt>
                <c:pt idx="429">
                  <c:v>-1.0874726458968975E-2</c:v>
                </c:pt>
                <c:pt idx="430">
                  <c:v>-1.0874726458968975E-2</c:v>
                </c:pt>
                <c:pt idx="431">
                  <c:v>-1.0874726458968975E-2</c:v>
                </c:pt>
                <c:pt idx="432">
                  <c:v>-1.0874726458968975E-2</c:v>
                </c:pt>
                <c:pt idx="433">
                  <c:v>-1.0874726458968975E-2</c:v>
                </c:pt>
                <c:pt idx="434">
                  <c:v>-1.0874726458968975E-2</c:v>
                </c:pt>
                <c:pt idx="435">
                  <c:v>-1.0874726458968975E-2</c:v>
                </c:pt>
                <c:pt idx="436">
                  <c:v>-1.0874726458968975E-2</c:v>
                </c:pt>
                <c:pt idx="437">
                  <c:v>-1.0874726458968975E-2</c:v>
                </c:pt>
                <c:pt idx="438">
                  <c:v>-1.0874726458968975E-2</c:v>
                </c:pt>
                <c:pt idx="439">
                  <c:v>-1.0874726458968975E-2</c:v>
                </c:pt>
                <c:pt idx="440">
                  <c:v>-1.0874726458968975E-2</c:v>
                </c:pt>
                <c:pt idx="441">
                  <c:v>-1.0874726458968975E-2</c:v>
                </c:pt>
                <c:pt idx="442">
                  <c:v>-1.0874726458968975E-2</c:v>
                </c:pt>
                <c:pt idx="443">
                  <c:v>-1.0874726458968975E-2</c:v>
                </c:pt>
                <c:pt idx="444">
                  <c:v>-1.0874726458968975E-2</c:v>
                </c:pt>
                <c:pt idx="445">
                  <c:v>-1.0874726458968975E-2</c:v>
                </c:pt>
                <c:pt idx="446">
                  <c:v>-1.0874726458968975E-2</c:v>
                </c:pt>
                <c:pt idx="447">
                  <c:v>-1.0874726458968975E-2</c:v>
                </c:pt>
                <c:pt idx="448">
                  <c:v>-1.0874726458968975E-2</c:v>
                </c:pt>
                <c:pt idx="449">
                  <c:v>-1.0874726458968975E-2</c:v>
                </c:pt>
                <c:pt idx="450">
                  <c:v>-1.0874726458968975E-2</c:v>
                </c:pt>
                <c:pt idx="451">
                  <c:v>-1.0874726458968975E-2</c:v>
                </c:pt>
                <c:pt idx="452">
                  <c:v>-1.0874726458968975E-2</c:v>
                </c:pt>
                <c:pt idx="453">
                  <c:v>-1.0874726458968975E-2</c:v>
                </c:pt>
                <c:pt idx="454">
                  <c:v>-1.0874726458968975E-2</c:v>
                </c:pt>
                <c:pt idx="455">
                  <c:v>-1.0874726458968975E-2</c:v>
                </c:pt>
                <c:pt idx="456">
                  <c:v>-1.0874726458968975E-2</c:v>
                </c:pt>
                <c:pt idx="457">
                  <c:v>-1.0874726458968975E-2</c:v>
                </c:pt>
                <c:pt idx="458">
                  <c:v>-1.0874726458968975E-2</c:v>
                </c:pt>
                <c:pt idx="459">
                  <c:v>-1.0874726458968975E-2</c:v>
                </c:pt>
                <c:pt idx="460">
                  <c:v>-1.0874726458968975E-2</c:v>
                </c:pt>
                <c:pt idx="461">
                  <c:v>-1.0874726458968975E-2</c:v>
                </c:pt>
                <c:pt idx="462">
                  <c:v>-1.0874726458968975E-2</c:v>
                </c:pt>
                <c:pt idx="463">
                  <c:v>-1.0874726458968975E-2</c:v>
                </c:pt>
                <c:pt idx="464">
                  <c:v>-1.0874726458968975E-2</c:v>
                </c:pt>
                <c:pt idx="465">
                  <c:v>-1.0874726458968975E-2</c:v>
                </c:pt>
                <c:pt idx="466">
                  <c:v>-1.0874726458968975E-2</c:v>
                </c:pt>
                <c:pt idx="467">
                  <c:v>-1.0874726458968975E-2</c:v>
                </c:pt>
                <c:pt idx="468">
                  <c:v>-1.0874726458968975E-2</c:v>
                </c:pt>
                <c:pt idx="469">
                  <c:v>-1.0874726458968975E-2</c:v>
                </c:pt>
                <c:pt idx="470">
                  <c:v>-1.0874726458968975E-2</c:v>
                </c:pt>
                <c:pt idx="471">
                  <c:v>-1.0874726458968975E-2</c:v>
                </c:pt>
                <c:pt idx="472">
                  <c:v>-1.0874726458968975E-2</c:v>
                </c:pt>
                <c:pt idx="473">
                  <c:v>-1.0874726458968975E-2</c:v>
                </c:pt>
                <c:pt idx="474">
                  <c:v>-1.0874726458968975E-2</c:v>
                </c:pt>
                <c:pt idx="475">
                  <c:v>-1.0874726458968975E-2</c:v>
                </c:pt>
                <c:pt idx="476">
                  <c:v>-1.0874726458968975E-2</c:v>
                </c:pt>
                <c:pt idx="477">
                  <c:v>-1.0874726458968975E-2</c:v>
                </c:pt>
                <c:pt idx="478">
                  <c:v>-1.0874726458968975E-2</c:v>
                </c:pt>
                <c:pt idx="479">
                  <c:v>-1.0874726458968975E-2</c:v>
                </c:pt>
                <c:pt idx="480">
                  <c:v>-1.0874726458968975E-2</c:v>
                </c:pt>
                <c:pt idx="481">
                  <c:v>-1.0874726458968975E-2</c:v>
                </c:pt>
                <c:pt idx="482">
                  <c:v>-1.0874726458968975E-2</c:v>
                </c:pt>
                <c:pt idx="483">
                  <c:v>-1.0874726458968975E-2</c:v>
                </c:pt>
                <c:pt idx="484">
                  <c:v>-1.0874726458968975E-2</c:v>
                </c:pt>
                <c:pt idx="485">
                  <c:v>-1.0874726458968975E-2</c:v>
                </c:pt>
                <c:pt idx="486">
                  <c:v>-1.0874726458968975E-2</c:v>
                </c:pt>
                <c:pt idx="487">
                  <c:v>-1.0874726458968975E-2</c:v>
                </c:pt>
                <c:pt idx="488">
                  <c:v>-1.0874726458968975E-2</c:v>
                </c:pt>
                <c:pt idx="489">
                  <c:v>-1.0874726458968975E-2</c:v>
                </c:pt>
                <c:pt idx="490">
                  <c:v>-1.0874726458968975E-2</c:v>
                </c:pt>
                <c:pt idx="491">
                  <c:v>-1.0874726458968975E-2</c:v>
                </c:pt>
                <c:pt idx="492">
                  <c:v>-1.0874726458968975E-2</c:v>
                </c:pt>
                <c:pt idx="493">
                  <c:v>-1.0874726458968975E-2</c:v>
                </c:pt>
                <c:pt idx="494">
                  <c:v>-1.0874726458968975E-2</c:v>
                </c:pt>
                <c:pt idx="495">
                  <c:v>-1.0874726458968975E-2</c:v>
                </c:pt>
                <c:pt idx="496">
                  <c:v>-1.0874726458968975E-2</c:v>
                </c:pt>
                <c:pt idx="497">
                  <c:v>-1.0874726458968975E-2</c:v>
                </c:pt>
                <c:pt idx="498">
                  <c:v>-1.0874726458968975E-2</c:v>
                </c:pt>
                <c:pt idx="499">
                  <c:v>-1.0874726458968975E-2</c:v>
                </c:pt>
              </c:numCache>
            </c:numRef>
          </c:yVal>
          <c:smooth val="0"/>
          <c:extLst>
            <c:ext xmlns:c16="http://schemas.microsoft.com/office/drawing/2014/chart" uri="{C3380CC4-5D6E-409C-BE32-E72D297353CC}">
              <c16:uniqueId val="{00000008-0055-4330-AF3C-A4C44FCE0D41}"/>
            </c:ext>
          </c:extLst>
        </c:ser>
        <c:ser>
          <c:idx val="9"/>
          <c:order val="9"/>
          <c:tx>
            <c:strRef>
              <c:f>実験2計算_AVE!$AP$2</c:f>
              <c:strCache>
                <c:ptCount val="1"/>
                <c:pt idx="0">
                  <c:v>0.9</c:v>
                </c:pt>
              </c:strCache>
            </c:strRef>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実験2計算_AVE!$AP$3:$AP$502</c:f>
              <c:numCache>
                <c:formatCode>General</c:formatCode>
                <c:ptCount val="500"/>
                <c:pt idx="0">
                  <c:v>0</c:v>
                </c:pt>
                <c:pt idx="1">
                  <c:v>8.2586537052757776E-4</c:v>
                </c:pt>
                <c:pt idx="2">
                  <c:v>9.9874808954436415E-4</c:v>
                </c:pt>
                <c:pt idx="3">
                  <c:v>1.1523925355035967E-3</c:v>
                </c:pt>
                <c:pt idx="4">
                  <c:v>4.8053707820263792E-3</c:v>
                </c:pt>
                <c:pt idx="5">
                  <c:v>9.8195031376139101E-3</c:v>
                </c:pt>
                <c:pt idx="6">
                  <c:v>1.6936740411762588E-2</c:v>
                </c:pt>
                <c:pt idx="7">
                  <c:v>1.8253506911906473E-2</c:v>
                </c:pt>
                <c:pt idx="8">
                  <c:v>2.1277134646930457E-2</c:v>
                </c:pt>
                <c:pt idx="9">
                  <c:v>2.4123634073429257E-2</c:v>
                </c:pt>
                <c:pt idx="10">
                  <c:v>2.6913374497374104E-2</c:v>
                </c:pt>
                <c:pt idx="11">
                  <c:v>2.9308085872086331E-2</c:v>
                </c:pt>
                <c:pt idx="12">
                  <c:v>3.0337227624472423E-2</c:v>
                </c:pt>
                <c:pt idx="13">
                  <c:v>3.2711720286139091E-2</c:v>
                </c:pt>
                <c:pt idx="14">
                  <c:v>3.3598009641127101E-2</c:v>
                </c:pt>
                <c:pt idx="15">
                  <c:v>3.4663049752398083E-2</c:v>
                </c:pt>
                <c:pt idx="16">
                  <c:v>3.7614934402398083E-2</c:v>
                </c:pt>
                <c:pt idx="17">
                  <c:v>3.7832622200047961E-2</c:v>
                </c:pt>
                <c:pt idx="18">
                  <c:v>3.844845536466427E-2</c:v>
                </c:pt>
                <c:pt idx="19">
                  <c:v>3.8804127726534771E-2</c:v>
                </c:pt>
                <c:pt idx="20">
                  <c:v>3.8969888291067144E-2</c:v>
                </c:pt>
                <c:pt idx="21">
                  <c:v>4.0554500873788965E-2</c:v>
                </c:pt>
                <c:pt idx="22">
                  <c:v>4.1958672175947238E-2</c:v>
                </c:pt>
                <c:pt idx="23">
                  <c:v>4.545089385959232E-2</c:v>
                </c:pt>
                <c:pt idx="24">
                  <c:v>4.8823781856235003E-2</c:v>
                </c:pt>
                <c:pt idx="25">
                  <c:v>5.0080443767601915E-2</c:v>
                </c:pt>
                <c:pt idx="26">
                  <c:v>5.3256468134892078E-2</c:v>
                </c:pt>
                <c:pt idx="27">
                  <c:v>5.4216602182973618E-2</c:v>
                </c:pt>
                <c:pt idx="28">
                  <c:v>5.6339550898561144E-2</c:v>
                </c:pt>
                <c:pt idx="29">
                  <c:v>5.9000305989208628E-2</c:v>
                </c:pt>
                <c:pt idx="30">
                  <c:v>6.067417587196642E-2</c:v>
                </c:pt>
                <c:pt idx="31">
                  <c:v>6.2983491027098312E-2</c:v>
                </c:pt>
                <c:pt idx="32">
                  <c:v>6.5073817872434048E-2</c:v>
                </c:pt>
                <c:pt idx="33">
                  <c:v>6.7218376193824939E-2</c:v>
                </c:pt>
                <c:pt idx="34">
                  <c:v>7.0802401760911265E-2</c:v>
                </c:pt>
                <c:pt idx="35">
                  <c:v>7.1411659244700235E-2</c:v>
                </c:pt>
                <c:pt idx="36">
                  <c:v>7.3877957012146278E-2</c:v>
                </c:pt>
                <c:pt idx="37">
                  <c:v>7.4470499261750589E-2</c:v>
                </c:pt>
                <c:pt idx="38">
                  <c:v>7.6107046337769768E-2</c:v>
                </c:pt>
                <c:pt idx="39">
                  <c:v>7.8351678888465212E-2</c:v>
                </c:pt>
                <c:pt idx="40">
                  <c:v>7.9375972906546757E-2</c:v>
                </c:pt>
                <c:pt idx="41">
                  <c:v>8.0631252368177447E-2</c:v>
                </c:pt>
                <c:pt idx="42">
                  <c:v>8.1898592231246986E-2</c:v>
                </c:pt>
                <c:pt idx="43">
                  <c:v>8.3355152305695429E-2</c:v>
                </c:pt>
                <c:pt idx="44">
                  <c:v>8.6432249314520371E-2</c:v>
                </c:pt>
                <c:pt idx="45">
                  <c:v>8.7320748525359704E-2</c:v>
                </c:pt>
                <c:pt idx="46">
                  <c:v>9.0442279414568338E-2</c:v>
                </c:pt>
                <c:pt idx="47">
                  <c:v>9.1411025990347713E-2</c:v>
                </c:pt>
                <c:pt idx="48">
                  <c:v>9.350693248219423E-2</c:v>
                </c:pt>
                <c:pt idx="49">
                  <c:v>9.6016094960419657E-2</c:v>
                </c:pt>
                <c:pt idx="50">
                  <c:v>9.8001884295575534E-2</c:v>
                </c:pt>
                <c:pt idx="51">
                  <c:v>0.10084883565482014</c:v>
                </c:pt>
                <c:pt idx="52">
                  <c:v>0.10404000012954434</c:v>
                </c:pt>
                <c:pt idx="53">
                  <c:v>0.10736197984434052</c:v>
                </c:pt>
                <c:pt idx="54">
                  <c:v>0.11397276597100717</c:v>
                </c:pt>
                <c:pt idx="55">
                  <c:v>0.11438900836134289</c:v>
                </c:pt>
                <c:pt idx="56">
                  <c:v>0.12190586147899277</c:v>
                </c:pt>
                <c:pt idx="57">
                  <c:v>0.12229473354754193</c:v>
                </c:pt>
                <c:pt idx="58">
                  <c:v>0.12477066531899277</c:v>
                </c:pt>
                <c:pt idx="59">
                  <c:v>0.12966030257529976</c:v>
                </c:pt>
                <c:pt idx="60">
                  <c:v>0.13059116905611509</c:v>
                </c:pt>
                <c:pt idx="61">
                  <c:v>0.13347828610340526</c:v>
                </c:pt>
                <c:pt idx="62">
                  <c:v>0.13650278918761385</c:v>
                </c:pt>
                <c:pt idx="63">
                  <c:v>0.13932350487273379</c:v>
                </c:pt>
                <c:pt idx="64">
                  <c:v>0.14345329849502395</c:v>
                </c:pt>
                <c:pt idx="65">
                  <c:v>0.14606220913049159</c:v>
                </c:pt>
                <c:pt idx="66">
                  <c:v>0.15007463138972418</c:v>
                </c:pt>
                <c:pt idx="67">
                  <c:v>0.15442215043420862</c:v>
                </c:pt>
                <c:pt idx="68">
                  <c:v>0.15895635849032375</c:v>
                </c:pt>
                <c:pt idx="69">
                  <c:v>0.16511548246543165</c:v>
                </c:pt>
                <c:pt idx="70">
                  <c:v>0.16876023836926857</c:v>
                </c:pt>
                <c:pt idx="71">
                  <c:v>0.17357660245308151</c:v>
                </c:pt>
                <c:pt idx="72">
                  <c:v>0.17824815342022779</c:v>
                </c:pt>
                <c:pt idx="73">
                  <c:v>0.18428331833476017</c:v>
                </c:pt>
                <c:pt idx="74">
                  <c:v>0.18928671400514382</c:v>
                </c:pt>
                <c:pt idx="75">
                  <c:v>0.19448891146193042</c:v>
                </c:pt>
                <c:pt idx="76">
                  <c:v>0.20063972813435246</c:v>
                </c:pt>
                <c:pt idx="77">
                  <c:v>0.20698567182261385</c:v>
                </c:pt>
                <c:pt idx="78">
                  <c:v>0.21347866923022776</c:v>
                </c:pt>
                <c:pt idx="79">
                  <c:v>0.22170963771751795</c:v>
                </c:pt>
                <c:pt idx="80">
                  <c:v>0.22662488077296156</c:v>
                </c:pt>
                <c:pt idx="81">
                  <c:v>0.23424990038483204</c:v>
                </c:pt>
                <c:pt idx="82">
                  <c:v>0.24062382178425654</c:v>
                </c:pt>
                <c:pt idx="83">
                  <c:v>0.24738680724535966</c:v>
                </c:pt>
                <c:pt idx="84">
                  <c:v>0.2582195752800599</c:v>
                </c:pt>
                <c:pt idx="85">
                  <c:v>0.26202107300004795</c:v>
                </c:pt>
                <c:pt idx="86">
                  <c:v>0.27961033497733806</c:v>
                </c:pt>
                <c:pt idx="87">
                  <c:v>0.28000281590971215</c:v>
                </c:pt>
                <c:pt idx="88">
                  <c:v>0.28533765473346512</c:v>
                </c:pt>
                <c:pt idx="89">
                  <c:v>0.29678722192646279</c:v>
                </c:pt>
                <c:pt idx="90">
                  <c:v>0.30269086762293756</c:v>
                </c:pt>
                <c:pt idx="91">
                  <c:v>0.31377998227694232</c:v>
                </c:pt>
                <c:pt idx="92">
                  <c:v>0.32827865622517977</c:v>
                </c:pt>
                <c:pt idx="93">
                  <c:v>0.32902350736246994</c:v>
                </c:pt>
                <c:pt idx="94">
                  <c:v>0.34178390381917256</c:v>
                </c:pt>
                <c:pt idx="95">
                  <c:v>0.34672400835245792</c:v>
                </c:pt>
                <c:pt idx="96">
                  <c:v>0.36222560958745798</c:v>
                </c:pt>
                <c:pt idx="97">
                  <c:v>0.37153840469092325</c:v>
                </c:pt>
                <c:pt idx="98">
                  <c:v>0.37489777758552756</c:v>
                </c:pt>
                <c:pt idx="99">
                  <c:v>0.38557080404979605</c:v>
                </c:pt>
                <c:pt idx="100">
                  <c:v>0.39551172877845314</c:v>
                </c:pt>
                <c:pt idx="101">
                  <c:v>0.40617839149823731</c:v>
                </c:pt>
                <c:pt idx="102">
                  <c:v>0.42143913696550356</c:v>
                </c:pt>
                <c:pt idx="103">
                  <c:v>0.42985111310171442</c:v>
                </c:pt>
                <c:pt idx="104">
                  <c:v>0.44504556786360894</c:v>
                </c:pt>
                <c:pt idx="105">
                  <c:v>0.45689474038555133</c:v>
                </c:pt>
                <c:pt idx="106">
                  <c:v>0.47347053700617486</c:v>
                </c:pt>
                <c:pt idx="107">
                  <c:v>0.4970706020302757</c:v>
                </c:pt>
                <c:pt idx="108">
                  <c:v>0.50750494966027571</c:v>
                </c:pt>
                <c:pt idx="109">
                  <c:v>0.52611783256601907</c:v>
                </c:pt>
                <c:pt idx="110">
                  <c:v>0.54412213047009572</c:v>
                </c:pt>
                <c:pt idx="111">
                  <c:v>0.5625314319172422</c:v>
                </c:pt>
                <c:pt idx="112">
                  <c:v>0.58717349760750592</c:v>
                </c:pt>
                <c:pt idx="113">
                  <c:v>0.5977536824832852</c:v>
                </c:pt>
                <c:pt idx="114">
                  <c:v>0.62379394005864508</c:v>
                </c:pt>
                <c:pt idx="115">
                  <c:v>0.63236007341569533</c:v>
                </c:pt>
                <c:pt idx="116">
                  <c:v>0.65163465622258976</c:v>
                </c:pt>
                <c:pt idx="117">
                  <c:v>0.66058659362844108</c:v>
                </c:pt>
                <c:pt idx="118">
                  <c:v>0.664849332983525</c:v>
                </c:pt>
                <c:pt idx="119">
                  <c:v>0.67107495882755375</c:v>
                </c:pt>
                <c:pt idx="120">
                  <c:v>0.67566623621470001</c:v>
                </c:pt>
                <c:pt idx="121">
                  <c:v>0.67962428123509577</c:v>
                </c:pt>
                <c:pt idx="122">
                  <c:v>0.68439722598171449</c:v>
                </c:pt>
                <c:pt idx="123">
                  <c:v>0.68633977738797347</c:v>
                </c:pt>
                <c:pt idx="124">
                  <c:v>0.69003686784833318</c:v>
                </c:pt>
                <c:pt idx="125">
                  <c:v>0.6932460667304674</c:v>
                </c:pt>
                <c:pt idx="126">
                  <c:v>0.6988300428625418</c:v>
                </c:pt>
                <c:pt idx="127">
                  <c:v>0.70620086883189437</c:v>
                </c:pt>
                <c:pt idx="128">
                  <c:v>0.71040323562613905</c:v>
                </c:pt>
                <c:pt idx="129">
                  <c:v>0.71700204488734998</c:v>
                </c:pt>
                <c:pt idx="130">
                  <c:v>0.72321004832738611</c:v>
                </c:pt>
                <c:pt idx="131">
                  <c:v>0.72941264706580322</c:v>
                </c:pt>
                <c:pt idx="132">
                  <c:v>0.73698732399462819</c:v>
                </c:pt>
                <c:pt idx="133">
                  <c:v>0.74348193099942428</c:v>
                </c:pt>
                <c:pt idx="134">
                  <c:v>0.75352005984724202</c:v>
                </c:pt>
                <c:pt idx="135">
                  <c:v>0.76365504307386067</c:v>
                </c:pt>
                <c:pt idx="136">
                  <c:v>0.77550845082810549</c:v>
                </c:pt>
                <c:pt idx="137">
                  <c:v>0.78658044311141473</c:v>
                </c:pt>
                <c:pt idx="138">
                  <c:v>0.7931520348020622</c:v>
                </c:pt>
                <c:pt idx="139">
                  <c:v>0.80154312633980807</c:v>
                </c:pt>
                <c:pt idx="140">
                  <c:v>0.80878734014340514</c:v>
                </c:pt>
                <c:pt idx="141">
                  <c:v>0.81564447387507188</c:v>
                </c:pt>
                <c:pt idx="142">
                  <c:v>0.82456034686284152</c:v>
                </c:pt>
                <c:pt idx="143">
                  <c:v>0.83139673009936443</c:v>
                </c:pt>
                <c:pt idx="144">
                  <c:v>0.84202038620895681</c:v>
                </c:pt>
                <c:pt idx="145">
                  <c:v>0.85186999651744588</c:v>
                </c:pt>
                <c:pt idx="146">
                  <c:v>0.86643451074468825</c:v>
                </c:pt>
                <c:pt idx="147">
                  <c:v>0.87643413758158262</c:v>
                </c:pt>
                <c:pt idx="148">
                  <c:v>0.8853126522164988</c:v>
                </c:pt>
                <c:pt idx="149">
                  <c:v>0.89475560845764979</c:v>
                </c:pt>
                <c:pt idx="150">
                  <c:v>0.90289136229357314</c:v>
                </c:pt>
                <c:pt idx="151">
                  <c:v>0.9096022381818345</c:v>
                </c:pt>
                <c:pt idx="152">
                  <c:v>0.91539135008677452</c:v>
                </c:pt>
                <c:pt idx="153">
                  <c:v>0.91856130934760183</c:v>
                </c:pt>
                <c:pt idx="154">
                  <c:v>0.9207911809101198</c:v>
                </c:pt>
                <c:pt idx="155">
                  <c:v>0.92104997649688236</c:v>
                </c:pt>
                <c:pt idx="156">
                  <c:v>0.92084573932836922</c:v>
                </c:pt>
                <c:pt idx="157">
                  <c:v>0.92110583719215822</c:v>
                </c:pt>
                <c:pt idx="158">
                  <c:v>0.92215030847549151</c:v>
                </c:pt>
                <c:pt idx="159">
                  <c:v>0.92368628371050343</c:v>
                </c:pt>
                <c:pt idx="160">
                  <c:v>0.9247564484880334</c:v>
                </c:pt>
                <c:pt idx="161">
                  <c:v>0.92474959637100707</c:v>
                </c:pt>
                <c:pt idx="162">
                  <c:v>0.92325848572175051</c:v>
                </c:pt>
                <c:pt idx="163">
                  <c:v>0.921365758076091</c:v>
                </c:pt>
                <c:pt idx="164">
                  <c:v>0.91772756155330926</c:v>
                </c:pt>
                <c:pt idx="165">
                  <c:v>0.91311657058284168</c:v>
                </c:pt>
                <c:pt idx="166">
                  <c:v>0.90488303949958038</c:v>
                </c:pt>
                <c:pt idx="167">
                  <c:v>0.90070582271392097</c:v>
                </c:pt>
                <c:pt idx="168">
                  <c:v>0.89445801893440047</c:v>
                </c:pt>
                <c:pt idx="169">
                  <c:v>0.88798096760490408</c:v>
                </c:pt>
                <c:pt idx="170">
                  <c:v>0.88119161536473622</c:v>
                </c:pt>
                <c:pt idx="171">
                  <c:v>0.87379763281747003</c:v>
                </c:pt>
                <c:pt idx="172">
                  <c:v>0.86367949437782976</c:v>
                </c:pt>
                <c:pt idx="173">
                  <c:v>0.85872162574372901</c:v>
                </c:pt>
                <c:pt idx="174">
                  <c:v>0.85001353358293774</c:v>
                </c:pt>
                <c:pt idx="175">
                  <c:v>0.84515022013905283</c:v>
                </c:pt>
                <c:pt idx="176">
                  <c:v>0.8396948348177099</c:v>
                </c:pt>
                <c:pt idx="177">
                  <c:v>0.83452821403077948</c:v>
                </c:pt>
                <c:pt idx="178">
                  <c:v>0.82971348588121119</c:v>
                </c:pt>
                <c:pt idx="179">
                  <c:v>0.82454196224032383</c:v>
                </c:pt>
                <c:pt idx="180">
                  <c:v>0.81683107816502398</c:v>
                </c:pt>
                <c:pt idx="181">
                  <c:v>0.81231967400953231</c:v>
                </c:pt>
                <c:pt idx="182">
                  <c:v>0.7991107432918706</c:v>
                </c:pt>
                <c:pt idx="183">
                  <c:v>0.79119656808521588</c:v>
                </c:pt>
                <c:pt idx="184">
                  <c:v>0.77434293912038354</c:v>
                </c:pt>
                <c:pt idx="185">
                  <c:v>0.75513936354071931</c:v>
                </c:pt>
                <c:pt idx="186">
                  <c:v>0.7441213708063309</c:v>
                </c:pt>
                <c:pt idx="187">
                  <c:v>0.72654025031592318</c:v>
                </c:pt>
                <c:pt idx="188">
                  <c:v>0.71105154769227807</c:v>
                </c:pt>
                <c:pt idx="189">
                  <c:v>0.69216705292007186</c:v>
                </c:pt>
                <c:pt idx="190">
                  <c:v>0.66685066457091124</c:v>
                </c:pt>
                <c:pt idx="191">
                  <c:v>0.65366819101713436</c:v>
                </c:pt>
                <c:pt idx="192">
                  <c:v>0.63107704861922054</c:v>
                </c:pt>
                <c:pt idx="193">
                  <c:v>0.60987699126248218</c:v>
                </c:pt>
                <c:pt idx="194">
                  <c:v>0.58640188005600746</c:v>
                </c:pt>
                <c:pt idx="195">
                  <c:v>0.54353023939653466</c:v>
                </c:pt>
                <c:pt idx="196">
                  <c:v>0.54249745183889719</c:v>
                </c:pt>
                <c:pt idx="197">
                  <c:v>0.52292728003803368</c:v>
                </c:pt>
                <c:pt idx="198">
                  <c:v>0.50231168825320172</c:v>
                </c:pt>
                <c:pt idx="199">
                  <c:v>0.48016011387929253</c:v>
                </c:pt>
                <c:pt idx="200">
                  <c:v>0.45229534905852514</c:v>
                </c:pt>
                <c:pt idx="201">
                  <c:v>0.4397116138215828</c:v>
                </c:pt>
                <c:pt idx="202">
                  <c:v>0.41126323856081498</c:v>
                </c:pt>
                <c:pt idx="203">
                  <c:v>0.40060742768213425</c:v>
                </c:pt>
                <c:pt idx="204">
                  <c:v>0.37915201053348896</c:v>
                </c:pt>
                <c:pt idx="205">
                  <c:v>0.3658065283641847</c:v>
                </c:pt>
                <c:pt idx="206">
                  <c:v>0.35197842752778186</c:v>
                </c:pt>
                <c:pt idx="207">
                  <c:v>0.33625504292811759</c:v>
                </c:pt>
                <c:pt idx="208">
                  <c:v>0.32351035680245821</c:v>
                </c:pt>
                <c:pt idx="209">
                  <c:v>0.3122789411346884</c:v>
                </c:pt>
                <c:pt idx="210">
                  <c:v>0.29954901182293758</c:v>
                </c:pt>
                <c:pt idx="211">
                  <c:v>0.29391804962329743</c:v>
                </c:pt>
                <c:pt idx="212">
                  <c:v>0.28566132909193043</c:v>
                </c:pt>
                <c:pt idx="213">
                  <c:v>0.27784218631118718</c:v>
                </c:pt>
                <c:pt idx="214">
                  <c:v>0.26660830302805771</c:v>
                </c:pt>
                <c:pt idx="215">
                  <c:v>0.25835812272071945</c:v>
                </c:pt>
                <c:pt idx="216">
                  <c:v>0.25588649738377717</c:v>
                </c:pt>
                <c:pt idx="217">
                  <c:v>0.24900630038953259</c:v>
                </c:pt>
                <c:pt idx="218">
                  <c:v>0.24337582312229022</c:v>
                </c:pt>
                <c:pt idx="219">
                  <c:v>0.23785091858157073</c:v>
                </c:pt>
                <c:pt idx="220">
                  <c:v>0.22969418972593539</c:v>
                </c:pt>
                <c:pt idx="221">
                  <c:v>0.22641743675082746</c:v>
                </c:pt>
                <c:pt idx="222">
                  <c:v>0.21016571377425669</c:v>
                </c:pt>
                <c:pt idx="223">
                  <c:v>0.20962691803697853</c:v>
                </c:pt>
                <c:pt idx="224">
                  <c:v>0.20666491473064746</c:v>
                </c:pt>
                <c:pt idx="225">
                  <c:v>0.19945373359546759</c:v>
                </c:pt>
                <c:pt idx="226">
                  <c:v>0.19788819771201449</c:v>
                </c:pt>
                <c:pt idx="227">
                  <c:v>0.19213728687176262</c:v>
                </c:pt>
                <c:pt idx="228">
                  <c:v>0.18949746457856126</c:v>
                </c:pt>
                <c:pt idx="229">
                  <c:v>0.18240495518405264</c:v>
                </c:pt>
                <c:pt idx="230">
                  <c:v>0.16614643926507189</c:v>
                </c:pt>
                <c:pt idx="231">
                  <c:v>0.16170900614161857</c:v>
                </c:pt>
                <c:pt idx="232">
                  <c:v>0.14140598158153497</c:v>
                </c:pt>
                <c:pt idx="233">
                  <c:v>0.13867823478872879</c:v>
                </c:pt>
                <c:pt idx="234">
                  <c:v>0.12693773944920839</c:v>
                </c:pt>
                <c:pt idx="235">
                  <c:v>0.11709783094551549</c:v>
                </c:pt>
                <c:pt idx="236">
                  <c:v>0.1085590770824941</c:v>
                </c:pt>
                <c:pt idx="237">
                  <c:v>9.8902789960575499E-2</c:v>
                </c:pt>
                <c:pt idx="238">
                  <c:v>8.9932565911270801E-2</c:v>
                </c:pt>
                <c:pt idx="239">
                  <c:v>8.104954006810533E-2</c:v>
                </c:pt>
                <c:pt idx="240">
                  <c:v>7.0070688058824993E-2</c:v>
                </c:pt>
                <c:pt idx="241">
                  <c:v>6.6809338237206112E-2</c:v>
                </c:pt>
                <c:pt idx="242">
                  <c:v>5.8052375465323616E-2</c:v>
                </c:pt>
                <c:pt idx="243">
                  <c:v>5.5859815626990342E-2</c:v>
                </c:pt>
                <c:pt idx="244">
                  <c:v>4.9848107740371662E-2</c:v>
                </c:pt>
                <c:pt idx="245">
                  <c:v>4.2707315772086384E-2</c:v>
                </c:pt>
                <c:pt idx="246">
                  <c:v>3.8103897947242178E-2</c:v>
                </c:pt>
                <c:pt idx="247">
                  <c:v>2.9297483499999787E-2</c:v>
                </c:pt>
                <c:pt idx="248">
                  <c:v>2.4499473838884959E-2</c:v>
                </c:pt>
                <c:pt idx="249">
                  <c:v>1.8048406214580235E-2</c:v>
                </c:pt>
                <c:pt idx="250">
                  <c:v>6.6654540396642245E-3</c:v>
                </c:pt>
                <c:pt idx="251">
                  <c:v>4.9035750604794291E-3</c:v>
                </c:pt>
                <c:pt idx="252">
                  <c:v>-1.1767273971235016E-2</c:v>
                </c:pt>
                <c:pt idx="253">
                  <c:v>-1.3741133924136751E-2</c:v>
                </c:pt>
                <c:pt idx="254">
                  <c:v>-1.9513923698477355E-2</c:v>
                </c:pt>
                <c:pt idx="255">
                  <c:v>-2.939621593538385E-2</c:v>
                </c:pt>
                <c:pt idx="256">
                  <c:v>-3.5310726939628251E-2</c:v>
                </c:pt>
                <c:pt idx="257">
                  <c:v>-4.3425096783992853E-2</c:v>
                </c:pt>
                <c:pt idx="258">
                  <c:v>-5.1525573993489365E-2</c:v>
                </c:pt>
                <c:pt idx="259">
                  <c:v>-5.2686033829340638E-2</c:v>
                </c:pt>
                <c:pt idx="260">
                  <c:v>-5.6933325337494137E-2</c:v>
                </c:pt>
                <c:pt idx="261">
                  <c:v>-5.7025320736654776E-2</c:v>
                </c:pt>
                <c:pt idx="262">
                  <c:v>-5.7979025578861011E-2</c:v>
                </c:pt>
                <c:pt idx="263">
                  <c:v>-5.8960604346247114E-2</c:v>
                </c:pt>
                <c:pt idx="264">
                  <c:v>-5.893729653009603E-2</c:v>
                </c:pt>
                <c:pt idx="265">
                  <c:v>-5.8927097338825056E-2</c:v>
                </c:pt>
                <c:pt idx="266">
                  <c:v>-5.887661113684664E-2</c:v>
                </c:pt>
                <c:pt idx="267">
                  <c:v>-5.8704661233897004E-2</c:v>
                </c:pt>
                <c:pt idx="268">
                  <c:v>-5.7991457657877804E-2</c:v>
                </c:pt>
                <c:pt idx="269">
                  <c:v>-5.7640557123225522E-2</c:v>
                </c:pt>
                <c:pt idx="270">
                  <c:v>-5.7559178624400582E-2</c:v>
                </c:pt>
                <c:pt idx="271">
                  <c:v>-5.8207087581187152E-2</c:v>
                </c:pt>
                <c:pt idx="272">
                  <c:v>-6.0807886940707566E-2</c:v>
                </c:pt>
                <c:pt idx="273">
                  <c:v>-6.9297696767350286E-2</c:v>
                </c:pt>
                <c:pt idx="274">
                  <c:v>-6.9749711091486893E-2</c:v>
                </c:pt>
                <c:pt idx="275">
                  <c:v>-6.9981462074100803E-2</c:v>
                </c:pt>
                <c:pt idx="276">
                  <c:v>-7.4263523716187205E-2</c:v>
                </c:pt>
                <c:pt idx="277">
                  <c:v>-7.8813826516427016E-2</c:v>
                </c:pt>
                <c:pt idx="278">
                  <c:v>-8.4513838877554037E-2</c:v>
                </c:pt>
                <c:pt idx="279">
                  <c:v>-8.6693337397650005E-2</c:v>
                </c:pt>
                <c:pt idx="280">
                  <c:v>-9.026198768651085E-2</c:v>
                </c:pt>
                <c:pt idx="281">
                  <c:v>-9.2734635452458206E-2</c:v>
                </c:pt>
                <c:pt idx="282">
                  <c:v>-9.7789733107134472E-2</c:v>
                </c:pt>
                <c:pt idx="283">
                  <c:v>-0.10053793512538375</c:v>
                </c:pt>
                <c:pt idx="284">
                  <c:v>-0.1026675494106836</c:v>
                </c:pt>
                <c:pt idx="285">
                  <c:v>-0.10438214879610325</c:v>
                </c:pt>
                <c:pt idx="286">
                  <c:v>-0.10453804659255408</c:v>
                </c:pt>
                <c:pt idx="287">
                  <c:v>-0.10411027139658285</c:v>
                </c:pt>
                <c:pt idx="288">
                  <c:v>-0.10377082696197854</c:v>
                </c:pt>
                <c:pt idx="289">
                  <c:v>-0.10378474695688261</c:v>
                </c:pt>
                <c:pt idx="290">
                  <c:v>-0.10416206052388501</c:v>
                </c:pt>
                <c:pt idx="291">
                  <c:v>-0.10497035853539581</c:v>
                </c:pt>
                <c:pt idx="292">
                  <c:v>-0.10593685100593538</c:v>
                </c:pt>
                <c:pt idx="293">
                  <c:v>-0.10642510598550371</c:v>
                </c:pt>
                <c:pt idx="294">
                  <c:v>-0.10643645972363321</c:v>
                </c:pt>
                <c:pt idx="295">
                  <c:v>-0.10522777598452049</c:v>
                </c:pt>
                <c:pt idx="296">
                  <c:v>-0.10294559323270995</c:v>
                </c:pt>
                <c:pt idx="297">
                  <c:v>-0.10040446317239819</c:v>
                </c:pt>
                <c:pt idx="298">
                  <c:v>-9.8173592576331056E-2</c:v>
                </c:pt>
                <c:pt idx="299">
                  <c:v>-9.7664595884124822E-2</c:v>
                </c:pt>
                <c:pt idx="300">
                  <c:v>-9.7721008580791482E-2</c:v>
                </c:pt>
                <c:pt idx="301">
                  <c:v>-9.7679908134892204E-2</c:v>
                </c:pt>
                <c:pt idx="302">
                  <c:v>-9.6939671954568443E-2</c:v>
                </c:pt>
                <c:pt idx="303">
                  <c:v>-9.4440818179784308E-2</c:v>
                </c:pt>
                <c:pt idx="304">
                  <c:v>-9.424302169877713E-2</c:v>
                </c:pt>
                <c:pt idx="305">
                  <c:v>-9.1836548677194305E-2</c:v>
                </c:pt>
                <c:pt idx="306">
                  <c:v>-8.943182323340533E-2</c:v>
                </c:pt>
                <c:pt idx="307">
                  <c:v>-8.7811503810959354E-2</c:v>
                </c:pt>
                <c:pt idx="308">
                  <c:v>-8.7050415590983324E-2</c:v>
                </c:pt>
                <c:pt idx="309">
                  <c:v>-8.7180515307949749E-2</c:v>
                </c:pt>
                <c:pt idx="310">
                  <c:v>-8.7986291960875401E-2</c:v>
                </c:pt>
                <c:pt idx="311">
                  <c:v>-8.9132892476618791E-2</c:v>
                </c:pt>
                <c:pt idx="312">
                  <c:v>-9.0898788768585204E-2</c:v>
                </c:pt>
                <c:pt idx="313">
                  <c:v>-9.4737372966558847E-2</c:v>
                </c:pt>
                <c:pt idx="314">
                  <c:v>-9.5080771646774739E-2</c:v>
                </c:pt>
                <c:pt idx="315">
                  <c:v>-9.7496851319844202E-2</c:v>
                </c:pt>
                <c:pt idx="316">
                  <c:v>-9.9788346700371774E-2</c:v>
                </c:pt>
                <c:pt idx="317">
                  <c:v>-0.10192341559241021</c:v>
                </c:pt>
                <c:pt idx="318">
                  <c:v>-0.10435187982097135</c:v>
                </c:pt>
                <c:pt idx="319">
                  <c:v>-0.10688483795233819</c:v>
                </c:pt>
                <c:pt idx="320">
                  <c:v>-0.10849121683157087</c:v>
                </c:pt>
                <c:pt idx="321">
                  <c:v>-0.1089747989092687</c:v>
                </c:pt>
                <c:pt idx="322">
                  <c:v>-0.1082699198127459</c:v>
                </c:pt>
                <c:pt idx="323">
                  <c:v>-0.10607221522635506</c:v>
                </c:pt>
                <c:pt idx="324">
                  <c:v>-0.1041806481828538</c:v>
                </c:pt>
                <c:pt idx="325">
                  <c:v>-0.10053707514230223</c:v>
                </c:pt>
                <c:pt idx="326">
                  <c:v>-9.9011014031223074E-2</c:v>
                </c:pt>
                <c:pt idx="327">
                  <c:v>-9.7113618453309444E-2</c:v>
                </c:pt>
                <c:pt idx="328">
                  <c:v>-9.3948409827649945E-2</c:v>
                </c:pt>
                <c:pt idx="329">
                  <c:v>-9.2472457517685958E-2</c:v>
                </c:pt>
                <c:pt idx="330">
                  <c:v>-9.0823969565791488E-2</c:v>
                </c:pt>
                <c:pt idx="331">
                  <c:v>-8.9711666263261478E-2</c:v>
                </c:pt>
                <c:pt idx="332">
                  <c:v>-8.8033209720467701E-2</c:v>
                </c:pt>
                <c:pt idx="333">
                  <c:v>-8.5448302665647569E-2</c:v>
                </c:pt>
                <c:pt idx="334">
                  <c:v>-8.3069485360455761E-2</c:v>
                </c:pt>
                <c:pt idx="335">
                  <c:v>-8.0155029188297422E-2</c:v>
                </c:pt>
                <c:pt idx="336">
                  <c:v>-7.6490119851031241E-2</c:v>
                </c:pt>
                <c:pt idx="337">
                  <c:v>-7.5635947432709946E-2</c:v>
                </c:pt>
                <c:pt idx="338">
                  <c:v>-7.4384008369100807E-2</c:v>
                </c:pt>
                <c:pt idx="339">
                  <c:v>-7.3564686252014483E-2</c:v>
                </c:pt>
                <c:pt idx="340">
                  <c:v>-7.1984851222014465E-2</c:v>
                </c:pt>
                <c:pt idx="341">
                  <c:v>-6.8979715215611609E-2</c:v>
                </c:pt>
                <c:pt idx="342">
                  <c:v>-6.8624667643057691E-2</c:v>
                </c:pt>
                <c:pt idx="343">
                  <c:v>-6.6356128414304674E-2</c:v>
                </c:pt>
                <c:pt idx="344">
                  <c:v>-6.6301697485347852E-2</c:v>
                </c:pt>
                <c:pt idx="345">
                  <c:v>-6.5945585468321466E-2</c:v>
                </c:pt>
                <c:pt idx="346">
                  <c:v>-6.5224340934088854E-2</c:v>
                </c:pt>
                <c:pt idx="347">
                  <c:v>-6.5126369409028911E-2</c:v>
                </c:pt>
                <c:pt idx="348">
                  <c:v>-6.5248777658909005E-2</c:v>
                </c:pt>
                <c:pt idx="349">
                  <c:v>-6.5615637491343068E-2</c:v>
                </c:pt>
                <c:pt idx="350">
                  <c:v>-6.6267634377458196E-2</c:v>
                </c:pt>
                <c:pt idx="351">
                  <c:v>-6.7015166937721984E-2</c:v>
                </c:pt>
                <c:pt idx="352">
                  <c:v>-6.7175434151990579E-2</c:v>
                </c:pt>
                <c:pt idx="353">
                  <c:v>-6.9977446544916236E-2</c:v>
                </c:pt>
                <c:pt idx="354">
                  <c:v>-7.0042931510911441E-2</c:v>
                </c:pt>
                <c:pt idx="355">
                  <c:v>-7.0038583582614083E-2</c:v>
                </c:pt>
                <c:pt idx="356">
                  <c:v>-6.9471796453501364E-2</c:v>
                </c:pt>
                <c:pt idx="357">
                  <c:v>-6.9037537001474983E-2</c:v>
                </c:pt>
                <c:pt idx="358">
                  <c:v>-6.8710762486391061E-2</c:v>
                </c:pt>
                <c:pt idx="359">
                  <c:v>-6.8873312271714796E-2</c:v>
                </c:pt>
                <c:pt idx="360">
                  <c:v>-6.9984992394292733E-2</c:v>
                </c:pt>
                <c:pt idx="361">
                  <c:v>-7.1108816006738781E-2</c:v>
                </c:pt>
                <c:pt idx="362">
                  <c:v>-7.124756467568362E-2</c:v>
                </c:pt>
                <c:pt idx="363">
                  <c:v>-7.301628234239825E-2</c:v>
                </c:pt>
                <c:pt idx="364">
                  <c:v>-7.3002180509868272E-2</c:v>
                </c:pt>
                <c:pt idx="365">
                  <c:v>-7.2360310065863451E-2</c:v>
                </c:pt>
                <c:pt idx="366">
                  <c:v>-7.015346815533588E-2</c:v>
                </c:pt>
                <c:pt idx="367">
                  <c:v>-6.9019628913273526E-2</c:v>
                </c:pt>
                <c:pt idx="368">
                  <c:v>-6.7263813276714782E-2</c:v>
                </c:pt>
                <c:pt idx="369">
                  <c:v>-6.6062962815323853E-2</c:v>
                </c:pt>
                <c:pt idx="370">
                  <c:v>-6.4760888379556472E-2</c:v>
                </c:pt>
                <c:pt idx="371">
                  <c:v>-6.2442390028045691E-2</c:v>
                </c:pt>
                <c:pt idx="372">
                  <c:v>-6.1831739357302275E-2</c:v>
                </c:pt>
                <c:pt idx="373">
                  <c:v>-5.9994696340947368E-2</c:v>
                </c:pt>
                <c:pt idx="374">
                  <c:v>-5.9978686207434177E-2</c:v>
                </c:pt>
                <c:pt idx="375">
                  <c:v>-6.0271397281930573E-2</c:v>
                </c:pt>
                <c:pt idx="376">
                  <c:v>-6.080409509211044E-2</c:v>
                </c:pt>
                <c:pt idx="377">
                  <c:v>-6.0485682269088868E-2</c:v>
                </c:pt>
                <c:pt idx="378">
                  <c:v>-5.8401751454460575E-2</c:v>
                </c:pt>
                <c:pt idx="379">
                  <c:v>-5.6990579964112817E-2</c:v>
                </c:pt>
                <c:pt idx="380">
                  <c:v>-5.4997962810227993E-2</c:v>
                </c:pt>
                <c:pt idx="381">
                  <c:v>-5.1468304378573235E-2</c:v>
                </c:pt>
                <c:pt idx="382">
                  <c:v>-5.0633456279700347E-2</c:v>
                </c:pt>
                <c:pt idx="383">
                  <c:v>-4.668315718002411E-2</c:v>
                </c:pt>
                <c:pt idx="384">
                  <c:v>-4.6551394167266322E-2</c:v>
                </c:pt>
                <c:pt idx="385">
                  <c:v>-4.6313985458920993E-2</c:v>
                </c:pt>
                <c:pt idx="386">
                  <c:v>-4.613915094908886E-2</c:v>
                </c:pt>
                <c:pt idx="387">
                  <c:v>-4.5932613749544486E-2</c:v>
                </c:pt>
                <c:pt idx="388">
                  <c:v>-4.5607341302673986E-2</c:v>
                </c:pt>
                <c:pt idx="389">
                  <c:v>-4.543810860790181E-2</c:v>
                </c:pt>
                <c:pt idx="390">
                  <c:v>-4.5177316274520506E-2</c:v>
                </c:pt>
                <c:pt idx="391">
                  <c:v>-4.4144674550659603E-2</c:v>
                </c:pt>
                <c:pt idx="392">
                  <c:v>-4.4113879440971365E-2</c:v>
                </c:pt>
                <c:pt idx="393">
                  <c:v>-4.3892091201498944E-2</c:v>
                </c:pt>
                <c:pt idx="394">
                  <c:v>-4.4095912195156017E-2</c:v>
                </c:pt>
                <c:pt idx="395">
                  <c:v>-4.426439797157089E-2</c:v>
                </c:pt>
                <c:pt idx="396">
                  <c:v>-4.4273008331666815E-2</c:v>
                </c:pt>
                <c:pt idx="397">
                  <c:v>-4.410574358455651E-2</c:v>
                </c:pt>
                <c:pt idx="398">
                  <c:v>-4.3584942236259153E-2</c:v>
                </c:pt>
                <c:pt idx="399">
                  <c:v>-4.3121514186247149E-2</c:v>
                </c:pt>
                <c:pt idx="400">
                  <c:v>-4.3092291059328686E-2</c:v>
                </c:pt>
                <c:pt idx="401">
                  <c:v>-4.2419885464808293E-2</c:v>
                </c:pt>
                <c:pt idx="402">
                  <c:v>-4.1952590714328719E-2</c:v>
                </c:pt>
                <c:pt idx="403">
                  <c:v>-3.7203708010923417E-2</c:v>
                </c:pt>
                <c:pt idx="404">
                  <c:v>-3.7026863280731487E-2</c:v>
                </c:pt>
                <c:pt idx="405">
                  <c:v>-3.4818036453753101E-2</c:v>
                </c:pt>
                <c:pt idx="406">
                  <c:v>-3.0817742950875408E-2</c:v>
                </c:pt>
                <c:pt idx="407">
                  <c:v>-2.8515518096678724E-2</c:v>
                </c:pt>
                <c:pt idx="408">
                  <c:v>-2.6582463346906598E-2</c:v>
                </c:pt>
                <c:pt idx="409">
                  <c:v>-2.5305877628249505E-2</c:v>
                </c:pt>
                <c:pt idx="410">
                  <c:v>-2.514604765491622E-2</c:v>
                </c:pt>
                <c:pt idx="411">
                  <c:v>-2.1105493573093687E-2</c:v>
                </c:pt>
                <c:pt idx="412">
                  <c:v>-2.1018337805203988E-2</c:v>
                </c:pt>
                <c:pt idx="413">
                  <c:v>-2.015223773201448E-2</c:v>
                </c:pt>
                <c:pt idx="414">
                  <c:v>-1.8346313443069716E-2</c:v>
                </c:pt>
                <c:pt idx="415">
                  <c:v>-1.7517563325659555E-2</c:v>
                </c:pt>
                <c:pt idx="416">
                  <c:v>-1.4020383941247038E-2</c:v>
                </c:pt>
                <c:pt idx="417">
                  <c:v>-1.1300872748968844E-2</c:v>
                </c:pt>
                <c:pt idx="418">
                  <c:v>-1.1300872748968844E-2</c:v>
                </c:pt>
                <c:pt idx="419">
                  <c:v>-1.1300872748968844E-2</c:v>
                </c:pt>
                <c:pt idx="420">
                  <c:v>-1.1300872748968844E-2</c:v>
                </c:pt>
                <c:pt idx="421">
                  <c:v>-1.1300872748968844E-2</c:v>
                </c:pt>
                <c:pt idx="422">
                  <c:v>-1.1300872748968844E-2</c:v>
                </c:pt>
                <c:pt idx="423">
                  <c:v>-1.1300872748968844E-2</c:v>
                </c:pt>
                <c:pt idx="424">
                  <c:v>-1.1300872748968844E-2</c:v>
                </c:pt>
                <c:pt idx="425">
                  <c:v>-1.1300872748968844E-2</c:v>
                </c:pt>
                <c:pt idx="426">
                  <c:v>-1.1300872748968844E-2</c:v>
                </c:pt>
                <c:pt idx="427">
                  <c:v>-1.1300872748968844E-2</c:v>
                </c:pt>
                <c:pt idx="428">
                  <c:v>-1.1300872748968844E-2</c:v>
                </c:pt>
                <c:pt idx="429">
                  <c:v>-1.1300872748968844E-2</c:v>
                </c:pt>
                <c:pt idx="430">
                  <c:v>-1.1300872748968844E-2</c:v>
                </c:pt>
                <c:pt idx="431">
                  <c:v>-1.1300872748968844E-2</c:v>
                </c:pt>
                <c:pt idx="432">
                  <c:v>-1.1300872748968844E-2</c:v>
                </c:pt>
                <c:pt idx="433">
                  <c:v>-1.1300872748968844E-2</c:v>
                </c:pt>
                <c:pt idx="434">
                  <c:v>-1.1300872748968844E-2</c:v>
                </c:pt>
                <c:pt idx="435">
                  <c:v>-1.1300872748968844E-2</c:v>
                </c:pt>
                <c:pt idx="436">
                  <c:v>-1.1300872748968844E-2</c:v>
                </c:pt>
                <c:pt idx="437">
                  <c:v>-1.1300872748968844E-2</c:v>
                </c:pt>
                <c:pt idx="438">
                  <c:v>-1.1300872748968844E-2</c:v>
                </c:pt>
                <c:pt idx="439">
                  <c:v>-1.1300872748968844E-2</c:v>
                </c:pt>
                <c:pt idx="440">
                  <c:v>-1.1300872748968844E-2</c:v>
                </c:pt>
                <c:pt idx="441">
                  <c:v>-1.1300872748968844E-2</c:v>
                </c:pt>
                <c:pt idx="442">
                  <c:v>-1.1300872748968844E-2</c:v>
                </c:pt>
                <c:pt idx="443">
                  <c:v>-1.1300872748968844E-2</c:v>
                </c:pt>
                <c:pt idx="444">
                  <c:v>-1.1300872748968844E-2</c:v>
                </c:pt>
                <c:pt idx="445">
                  <c:v>-1.1300872748968844E-2</c:v>
                </c:pt>
                <c:pt idx="446">
                  <c:v>-1.1300872748968844E-2</c:v>
                </c:pt>
                <c:pt idx="447">
                  <c:v>-1.1300872748968844E-2</c:v>
                </c:pt>
                <c:pt idx="448">
                  <c:v>-1.1300872748968844E-2</c:v>
                </c:pt>
                <c:pt idx="449">
                  <c:v>-1.1300872748968844E-2</c:v>
                </c:pt>
                <c:pt idx="450">
                  <c:v>-1.1300872748968844E-2</c:v>
                </c:pt>
                <c:pt idx="451">
                  <c:v>-1.1300872748968844E-2</c:v>
                </c:pt>
                <c:pt idx="452">
                  <c:v>-1.1300872748968844E-2</c:v>
                </c:pt>
                <c:pt idx="453">
                  <c:v>-1.1300872748968844E-2</c:v>
                </c:pt>
                <c:pt idx="454">
                  <c:v>-1.1300872748968844E-2</c:v>
                </c:pt>
                <c:pt idx="455">
                  <c:v>-1.1300872748968844E-2</c:v>
                </c:pt>
                <c:pt idx="456">
                  <c:v>-1.1300872748968844E-2</c:v>
                </c:pt>
                <c:pt idx="457">
                  <c:v>-1.1300872748968844E-2</c:v>
                </c:pt>
                <c:pt idx="458">
                  <c:v>-1.1300872748968844E-2</c:v>
                </c:pt>
                <c:pt idx="459">
                  <c:v>-1.1300872748968844E-2</c:v>
                </c:pt>
                <c:pt idx="460">
                  <c:v>-1.1300872748968844E-2</c:v>
                </c:pt>
                <c:pt idx="461">
                  <c:v>-1.1300872748968844E-2</c:v>
                </c:pt>
                <c:pt idx="462">
                  <c:v>-1.1300872748968844E-2</c:v>
                </c:pt>
                <c:pt idx="463">
                  <c:v>-1.1300872748968844E-2</c:v>
                </c:pt>
                <c:pt idx="464">
                  <c:v>-1.1300872748968844E-2</c:v>
                </c:pt>
                <c:pt idx="465">
                  <c:v>-1.1300872748968844E-2</c:v>
                </c:pt>
                <c:pt idx="466">
                  <c:v>-1.1300872748968844E-2</c:v>
                </c:pt>
                <c:pt idx="467">
                  <c:v>-1.1300872748968844E-2</c:v>
                </c:pt>
                <c:pt idx="468">
                  <c:v>-1.1300872748968844E-2</c:v>
                </c:pt>
                <c:pt idx="469">
                  <c:v>-1.1300872748968844E-2</c:v>
                </c:pt>
                <c:pt idx="470">
                  <c:v>-1.1300872748968844E-2</c:v>
                </c:pt>
                <c:pt idx="471">
                  <c:v>-1.1300872748968844E-2</c:v>
                </c:pt>
                <c:pt idx="472">
                  <c:v>-1.1300872748968844E-2</c:v>
                </c:pt>
                <c:pt idx="473">
                  <c:v>-1.1300872748968844E-2</c:v>
                </c:pt>
                <c:pt idx="474">
                  <c:v>-1.1300872748968844E-2</c:v>
                </c:pt>
                <c:pt idx="475">
                  <c:v>-1.1300872748968844E-2</c:v>
                </c:pt>
                <c:pt idx="476">
                  <c:v>-1.1300872748968844E-2</c:v>
                </c:pt>
                <c:pt idx="477">
                  <c:v>-1.1300872748968844E-2</c:v>
                </c:pt>
                <c:pt idx="478">
                  <c:v>-1.1300872748968844E-2</c:v>
                </c:pt>
                <c:pt idx="479">
                  <c:v>-1.1300872748968844E-2</c:v>
                </c:pt>
                <c:pt idx="480">
                  <c:v>-1.1300872748968844E-2</c:v>
                </c:pt>
                <c:pt idx="481">
                  <c:v>-1.1300872748968844E-2</c:v>
                </c:pt>
                <c:pt idx="482">
                  <c:v>-1.1300872748968844E-2</c:v>
                </c:pt>
                <c:pt idx="483">
                  <c:v>-1.1300872748968844E-2</c:v>
                </c:pt>
                <c:pt idx="484">
                  <c:v>-1.1300872748968844E-2</c:v>
                </c:pt>
                <c:pt idx="485">
                  <c:v>-1.1300872748968844E-2</c:v>
                </c:pt>
                <c:pt idx="486">
                  <c:v>-1.1300872748968844E-2</c:v>
                </c:pt>
                <c:pt idx="487">
                  <c:v>-1.1300872748968844E-2</c:v>
                </c:pt>
                <c:pt idx="488">
                  <c:v>-1.1300872748968844E-2</c:v>
                </c:pt>
                <c:pt idx="489">
                  <c:v>-1.1300872748968844E-2</c:v>
                </c:pt>
                <c:pt idx="490">
                  <c:v>-1.1300872748968844E-2</c:v>
                </c:pt>
                <c:pt idx="491">
                  <c:v>-1.1300872748968844E-2</c:v>
                </c:pt>
                <c:pt idx="492">
                  <c:v>-1.1300872748968844E-2</c:v>
                </c:pt>
                <c:pt idx="493">
                  <c:v>-1.1300872748968844E-2</c:v>
                </c:pt>
                <c:pt idx="494">
                  <c:v>-1.1300872748968844E-2</c:v>
                </c:pt>
                <c:pt idx="495">
                  <c:v>-1.1300872748968844E-2</c:v>
                </c:pt>
                <c:pt idx="496">
                  <c:v>-1.1300872748968844E-2</c:v>
                </c:pt>
                <c:pt idx="497">
                  <c:v>-1.1300872748968844E-2</c:v>
                </c:pt>
                <c:pt idx="498">
                  <c:v>-1.1300872748968844E-2</c:v>
                </c:pt>
                <c:pt idx="499">
                  <c:v>-1.1300872748968844E-2</c:v>
                </c:pt>
              </c:numCache>
            </c:numRef>
          </c:yVal>
          <c:smooth val="0"/>
          <c:extLst>
            <c:ext xmlns:c16="http://schemas.microsoft.com/office/drawing/2014/chart" uri="{C3380CC4-5D6E-409C-BE32-E72D297353CC}">
              <c16:uniqueId val="{00000009-0055-4330-AF3C-A4C44FCE0D41}"/>
            </c:ext>
          </c:extLst>
        </c:ser>
        <c:ser>
          <c:idx val="10"/>
          <c:order val="10"/>
          <c:tx>
            <c:strRef>
              <c:f>実験2計算_AVE!$AQ$2</c:f>
              <c:strCache>
                <c:ptCount val="1"/>
                <c:pt idx="0">
                  <c:v>1</c:v>
                </c:pt>
              </c:strCache>
            </c:strRef>
          </c:tx>
          <c:spPr>
            <a:ln w="25400" cap="rnd">
              <a:noFill/>
              <a:round/>
            </a:ln>
            <a:effectLst/>
          </c:spPr>
          <c:marker>
            <c:symbol val="circle"/>
            <c:size val="5"/>
            <c:spPr>
              <a:solidFill>
                <a:schemeClr val="accent5">
                  <a:lumMod val="60000"/>
                </a:schemeClr>
              </a:solidFill>
              <a:ln w="9525">
                <a:solidFill>
                  <a:schemeClr val="accent5">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実験2計算_AVE!$AQ$3:$AQ$502</c:f>
              <c:numCache>
                <c:formatCode>General</c:formatCode>
                <c:ptCount val="500"/>
                <c:pt idx="0">
                  <c:v>0</c:v>
                </c:pt>
                <c:pt idx="1">
                  <c:v>7.6029734052757776E-4</c:v>
                </c:pt>
                <c:pt idx="2">
                  <c:v>9.2466596954436414E-4</c:v>
                </c:pt>
                <c:pt idx="3">
                  <c:v>1.0754791705035968E-3</c:v>
                </c:pt>
                <c:pt idx="4">
                  <c:v>4.6812050170263794E-3</c:v>
                </c:pt>
                <c:pt idx="5">
                  <c:v>9.6613081826139105E-3</c:v>
                </c:pt>
                <c:pt idx="6">
                  <c:v>1.6898840596762589E-2</c:v>
                </c:pt>
                <c:pt idx="7">
                  <c:v>1.8250599216906475E-2</c:v>
                </c:pt>
                <c:pt idx="8">
                  <c:v>2.1268533336930455E-2</c:v>
                </c:pt>
                <c:pt idx="9">
                  <c:v>2.4127953713429254E-2</c:v>
                </c:pt>
                <c:pt idx="10">
                  <c:v>2.7020038132374101E-2</c:v>
                </c:pt>
                <c:pt idx="11">
                  <c:v>2.9470829542086331E-2</c:v>
                </c:pt>
                <c:pt idx="12">
                  <c:v>3.0478068609472421E-2</c:v>
                </c:pt>
                <c:pt idx="13">
                  <c:v>3.2871443726139087E-2</c:v>
                </c:pt>
                <c:pt idx="14">
                  <c:v>3.3786460191127098E-2</c:v>
                </c:pt>
                <c:pt idx="15">
                  <c:v>3.4855469502398082E-2</c:v>
                </c:pt>
                <c:pt idx="16">
                  <c:v>3.7710339102398086E-2</c:v>
                </c:pt>
                <c:pt idx="17">
                  <c:v>3.7932290890047966E-2</c:v>
                </c:pt>
                <c:pt idx="18">
                  <c:v>3.8595082419664278E-2</c:v>
                </c:pt>
                <c:pt idx="19">
                  <c:v>3.8951517081534784E-2</c:v>
                </c:pt>
                <c:pt idx="20">
                  <c:v>3.9084699716067157E-2</c:v>
                </c:pt>
                <c:pt idx="21">
                  <c:v>4.0557064613788982E-2</c:v>
                </c:pt>
                <c:pt idx="22">
                  <c:v>4.1915665315947252E-2</c:v>
                </c:pt>
                <c:pt idx="23">
                  <c:v>4.5384253959592336E-2</c:v>
                </c:pt>
                <c:pt idx="24">
                  <c:v>4.8810860106235018E-2</c:v>
                </c:pt>
                <c:pt idx="25">
                  <c:v>5.0079970097601928E-2</c:v>
                </c:pt>
                <c:pt idx="26">
                  <c:v>5.3251335784892093E-2</c:v>
                </c:pt>
                <c:pt idx="27">
                  <c:v>5.4213852182973636E-2</c:v>
                </c:pt>
                <c:pt idx="28">
                  <c:v>5.6329304698561157E-2</c:v>
                </c:pt>
                <c:pt idx="29">
                  <c:v>5.8982452389208642E-2</c:v>
                </c:pt>
                <c:pt idx="30">
                  <c:v>6.0658243441966429E-2</c:v>
                </c:pt>
                <c:pt idx="31">
                  <c:v>6.2977102727098319E-2</c:v>
                </c:pt>
                <c:pt idx="32">
                  <c:v>6.5064113407434052E-2</c:v>
                </c:pt>
                <c:pt idx="33">
                  <c:v>6.7212985918824936E-2</c:v>
                </c:pt>
                <c:pt idx="34">
                  <c:v>7.0852942660911272E-2</c:v>
                </c:pt>
                <c:pt idx="35">
                  <c:v>7.1470386124700247E-2</c:v>
                </c:pt>
                <c:pt idx="36">
                  <c:v>7.3936443817146286E-2</c:v>
                </c:pt>
                <c:pt idx="37">
                  <c:v>7.4523599161750609E-2</c:v>
                </c:pt>
                <c:pt idx="38">
                  <c:v>7.6155542537769794E-2</c:v>
                </c:pt>
                <c:pt idx="39">
                  <c:v>7.8431861768465241E-2</c:v>
                </c:pt>
                <c:pt idx="40">
                  <c:v>7.9474627866546785E-2</c:v>
                </c:pt>
                <c:pt idx="41">
                  <c:v>8.0731957928177472E-2</c:v>
                </c:pt>
                <c:pt idx="42">
                  <c:v>8.197710549124701E-2</c:v>
                </c:pt>
                <c:pt idx="43">
                  <c:v>8.3386897480695457E-2</c:v>
                </c:pt>
                <c:pt idx="44">
                  <c:v>8.6418981099520398E-2</c:v>
                </c:pt>
                <c:pt idx="45">
                  <c:v>8.7311545250359723E-2</c:v>
                </c:pt>
                <c:pt idx="46">
                  <c:v>9.0448649739568357E-2</c:v>
                </c:pt>
                <c:pt idx="47">
                  <c:v>9.1411876265347733E-2</c:v>
                </c:pt>
                <c:pt idx="48">
                  <c:v>9.3503769157194258E-2</c:v>
                </c:pt>
                <c:pt idx="49">
                  <c:v>9.5993190175419685E-2</c:v>
                </c:pt>
                <c:pt idx="50">
                  <c:v>9.7938600430575562E-2</c:v>
                </c:pt>
                <c:pt idx="51">
                  <c:v>0.10074916762482017</c:v>
                </c:pt>
                <c:pt idx="52">
                  <c:v>0.10393077041954438</c:v>
                </c:pt>
                <c:pt idx="53">
                  <c:v>0.10722925392434057</c:v>
                </c:pt>
                <c:pt idx="54">
                  <c:v>0.11380157319100721</c:v>
                </c:pt>
                <c:pt idx="55">
                  <c:v>0.11421878057134294</c:v>
                </c:pt>
                <c:pt idx="56">
                  <c:v>0.12178321870899281</c:v>
                </c:pt>
                <c:pt idx="57">
                  <c:v>0.12217483677254198</c:v>
                </c:pt>
                <c:pt idx="58">
                  <c:v>0.12466361335899281</c:v>
                </c:pt>
                <c:pt idx="59">
                  <c:v>0.12956771697529978</c:v>
                </c:pt>
                <c:pt idx="60">
                  <c:v>0.13049796595611513</c:v>
                </c:pt>
                <c:pt idx="61">
                  <c:v>0.13338618564340529</c:v>
                </c:pt>
                <c:pt idx="62">
                  <c:v>0.13640947743261389</c:v>
                </c:pt>
                <c:pt idx="63">
                  <c:v>0.13920511603273381</c:v>
                </c:pt>
                <c:pt idx="64">
                  <c:v>0.14326961222002396</c:v>
                </c:pt>
                <c:pt idx="65">
                  <c:v>0.14585778793549159</c:v>
                </c:pt>
                <c:pt idx="66">
                  <c:v>0.14984892039472419</c:v>
                </c:pt>
                <c:pt idx="67">
                  <c:v>0.15414874203920864</c:v>
                </c:pt>
                <c:pt idx="68">
                  <c:v>0.15865419689532376</c:v>
                </c:pt>
                <c:pt idx="69">
                  <c:v>0.16483362136043167</c:v>
                </c:pt>
                <c:pt idx="70">
                  <c:v>0.16847853106426858</c:v>
                </c:pt>
                <c:pt idx="71">
                  <c:v>0.17329687829808152</c:v>
                </c:pt>
                <c:pt idx="72">
                  <c:v>0.17796422516522781</c:v>
                </c:pt>
                <c:pt idx="73">
                  <c:v>0.18391427869976018</c:v>
                </c:pt>
                <c:pt idx="74">
                  <c:v>0.18887121847014382</c:v>
                </c:pt>
                <c:pt idx="75">
                  <c:v>0.19406595348693043</c:v>
                </c:pt>
                <c:pt idx="76">
                  <c:v>0.20019079895935246</c:v>
                </c:pt>
                <c:pt idx="77">
                  <c:v>0.20653507928261386</c:v>
                </c:pt>
                <c:pt idx="78">
                  <c:v>0.21304742856522779</c:v>
                </c:pt>
                <c:pt idx="79">
                  <c:v>0.22122682745251798</c:v>
                </c:pt>
                <c:pt idx="80">
                  <c:v>0.22610545254796161</c:v>
                </c:pt>
                <c:pt idx="81">
                  <c:v>0.23372497270983209</c:v>
                </c:pt>
                <c:pt idx="82">
                  <c:v>0.24011194482925657</c:v>
                </c:pt>
                <c:pt idx="83">
                  <c:v>0.24685578305035971</c:v>
                </c:pt>
                <c:pt idx="84">
                  <c:v>0.25761406917505997</c:v>
                </c:pt>
                <c:pt idx="85">
                  <c:v>0.26140415789004801</c:v>
                </c:pt>
                <c:pt idx="86">
                  <c:v>0.27902417877733815</c:v>
                </c:pt>
                <c:pt idx="87">
                  <c:v>0.27941600180971227</c:v>
                </c:pt>
                <c:pt idx="88">
                  <c:v>0.28471162411846523</c:v>
                </c:pt>
                <c:pt idx="89">
                  <c:v>0.29611572607146286</c:v>
                </c:pt>
                <c:pt idx="90">
                  <c:v>0.30202590867793766</c:v>
                </c:pt>
                <c:pt idx="91">
                  <c:v>0.31311155437194244</c:v>
                </c:pt>
                <c:pt idx="92">
                  <c:v>0.32759274442517988</c:v>
                </c:pt>
                <c:pt idx="93">
                  <c:v>0.32833732781247005</c:v>
                </c:pt>
                <c:pt idx="94">
                  <c:v>0.34107504898417268</c:v>
                </c:pt>
                <c:pt idx="95">
                  <c:v>0.346010657977458</c:v>
                </c:pt>
                <c:pt idx="96">
                  <c:v>0.36144805997745805</c:v>
                </c:pt>
                <c:pt idx="97">
                  <c:v>0.37071273294592333</c:v>
                </c:pt>
                <c:pt idx="98">
                  <c:v>0.37406656319052767</c:v>
                </c:pt>
                <c:pt idx="99">
                  <c:v>0.38471470785479617</c:v>
                </c:pt>
                <c:pt idx="100">
                  <c:v>0.39460513203345327</c:v>
                </c:pt>
                <c:pt idx="101">
                  <c:v>0.40521690780323744</c:v>
                </c:pt>
                <c:pt idx="102">
                  <c:v>0.42039128972050371</c:v>
                </c:pt>
                <c:pt idx="103">
                  <c:v>0.4287469789567146</c:v>
                </c:pt>
                <c:pt idx="104">
                  <c:v>0.44382215308860912</c:v>
                </c:pt>
                <c:pt idx="105">
                  <c:v>0.45553077786055152</c:v>
                </c:pt>
                <c:pt idx="106">
                  <c:v>0.47194279608117506</c:v>
                </c:pt>
                <c:pt idx="107">
                  <c:v>0.49543483545527589</c:v>
                </c:pt>
                <c:pt idx="108">
                  <c:v>0.50585263235527589</c:v>
                </c:pt>
                <c:pt idx="109">
                  <c:v>0.52447583962601929</c:v>
                </c:pt>
                <c:pt idx="110">
                  <c:v>0.54249463028009604</c:v>
                </c:pt>
                <c:pt idx="111">
                  <c:v>0.56093001349724259</c:v>
                </c:pt>
                <c:pt idx="112">
                  <c:v>0.58561702881750632</c:v>
                </c:pt>
                <c:pt idx="113">
                  <c:v>0.59623771129328551</c:v>
                </c:pt>
                <c:pt idx="114">
                  <c:v>0.6224745623936454</c:v>
                </c:pt>
                <c:pt idx="115">
                  <c:v>0.63115165738069567</c:v>
                </c:pt>
                <c:pt idx="116">
                  <c:v>0.65084939876259007</c:v>
                </c:pt>
                <c:pt idx="117">
                  <c:v>0.66002890224844146</c:v>
                </c:pt>
                <c:pt idx="118">
                  <c:v>0.66438980839352535</c:v>
                </c:pt>
                <c:pt idx="119">
                  <c:v>0.67076229695755407</c:v>
                </c:pt>
                <c:pt idx="120">
                  <c:v>0.67544101962470038</c:v>
                </c:pt>
                <c:pt idx="121">
                  <c:v>0.67942950353009612</c:v>
                </c:pt>
                <c:pt idx="122">
                  <c:v>0.68425282265671483</c:v>
                </c:pt>
                <c:pt idx="123">
                  <c:v>0.6862121881329738</c:v>
                </c:pt>
                <c:pt idx="124">
                  <c:v>0.6898251748833335</c:v>
                </c:pt>
                <c:pt idx="125">
                  <c:v>0.69291929271546782</c:v>
                </c:pt>
                <c:pt idx="126">
                  <c:v>0.69836785252254219</c:v>
                </c:pt>
                <c:pt idx="127">
                  <c:v>0.70568583103189475</c:v>
                </c:pt>
                <c:pt idx="128">
                  <c:v>0.7098974720261394</c:v>
                </c:pt>
                <c:pt idx="129">
                  <c:v>0.71652081101235032</c:v>
                </c:pt>
                <c:pt idx="130">
                  <c:v>0.72274754091738647</c:v>
                </c:pt>
                <c:pt idx="131">
                  <c:v>0.72889707709580365</c:v>
                </c:pt>
                <c:pt idx="132">
                  <c:v>0.73636652246462864</c:v>
                </c:pt>
                <c:pt idx="133">
                  <c:v>0.74275486146942482</c:v>
                </c:pt>
                <c:pt idx="134">
                  <c:v>0.75261594169724255</c:v>
                </c:pt>
                <c:pt idx="135">
                  <c:v>0.76269177842386127</c:v>
                </c:pt>
                <c:pt idx="136">
                  <c:v>0.77461635601810608</c:v>
                </c:pt>
                <c:pt idx="137">
                  <c:v>0.78580473288141539</c:v>
                </c:pt>
                <c:pt idx="138">
                  <c:v>0.79245116437206287</c:v>
                </c:pt>
                <c:pt idx="139">
                  <c:v>0.80092725378980867</c:v>
                </c:pt>
                <c:pt idx="140">
                  <c:v>0.80821010909340574</c:v>
                </c:pt>
                <c:pt idx="141">
                  <c:v>0.81503531661007245</c:v>
                </c:pt>
                <c:pt idx="142">
                  <c:v>0.82381804089784205</c:v>
                </c:pt>
                <c:pt idx="143">
                  <c:v>0.83054500849436497</c:v>
                </c:pt>
                <c:pt idx="144">
                  <c:v>0.84109562625395728</c:v>
                </c:pt>
                <c:pt idx="145">
                  <c:v>0.85089563984244643</c:v>
                </c:pt>
                <c:pt idx="146">
                  <c:v>0.86539450618968872</c:v>
                </c:pt>
                <c:pt idx="147">
                  <c:v>0.87544078372158307</c:v>
                </c:pt>
                <c:pt idx="148">
                  <c:v>0.88440845612649932</c:v>
                </c:pt>
                <c:pt idx="149">
                  <c:v>0.89399949053765027</c:v>
                </c:pt>
                <c:pt idx="150">
                  <c:v>0.90228165118357362</c:v>
                </c:pt>
                <c:pt idx="151">
                  <c:v>0.90914056655683506</c:v>
                </c:pt>
                <c:pt idx="152">
                  <c:v>0.91511824178177514</c:v>
                </c:pt>
                <c:pt idx="153">
                  <c:v>0.91844147369760243</c:v>
                </c:pt>
                <c:pt idx="154">
                  <c:v>0.92086541535012045</c:v>
                </c:pt>
                <c:pt idx="155">
                  <c:v>0.92117423749688299</c:v>
                </c:pt>
                <c:pt idx="156">
                  <c:v>0.92092809938836984</c:v>
                </c:pt>
                <c:pt idx="157">
                  <c:v>0.92110143185215876</c:v>
                </c:pt>
                <c:pt idx="158">
                  <c:v>0.92209953968549208</c:v>
                </c:pt>
                <c:pt idx="159">
                  <c:v>0.92366734472050405</c:v>
                </c:pt>
                <c:pt idx="160">
                  <c:v>0.92484393590803404</c:v>
                </c:pt>
                <c:pt idx="161">
                  <c:v>0.92496091519100765</c:v>
                </c:pt>
                <c:pt idx="162">
                  <c:v>0.92360685476175108</c:v>
                </c:pt>
                <c:pt idx="163">
                  <c:v>0.92180958703609162</c:v>
                </c:pt>
                <c:pt idx="164">
                  <c:v>0.91830730301330987</c:v>
                </c:pt>
                <c:pt idx="165">
                  <c:v>0.91381887534784223</c:v>
                </c:pt>
                <c:pt idx="166">
                  <c:v>0.90565371582458087</c:v>
                </c:pt>
                <c:pt idx="167">
                  <c:v>0.90146200729892145</c:v>
                </c:pt>
                <c:pt idx="168">
                  <c:v>0.89520146414940094</c:v>
                </c:pt>
                <c:pt idx="169">
                  <c:v>0.88879990151990451</c:v>
                </c:pt>
                <c:pt idx="170">
                  <c:v>0.88206449992973668</c:v>
                </c:pt>
                <c:pt idx="171">
                  <c:v>0.87467146871247048</c:v>
                </c:pt>
                <c:pt idx="172">
                  <c:v>0.86456338066283023</c:v>
                </c:pt>
                <c:pt idx="173">
                  <c:v>0.8595889877887295</c:v>
                </c:pt>
                <c:pt idx="174">
                  <c:v>0.85078267757793824</c:v>
                </c:pt>
                <c:pt idx="175">
                  <c:v>0.84584810843405334</c:v>
                </c:pt>
                <c:pt idx="176">
                  <c:v>0.84034659891271035</c:v>
                </c:pt>
                <c:pt idx="177">
                  <c:v>0.83515804387577997</c:v>
                </c:pt>
                <c:pt idx="178">
                  <c:v>0.83035010688621158</c:v>
                </c:pt>
                <c:pt idx="179">
                  <c:v>0.82525065374532425</c:v>
                </c:pt>
                <c:pt idx="180">
                  <c:v>0.81773599097002447</c:v>
                </c:pt>
                <c:pt idx="181">
                  <c:v>0.81336437268453288</c:v>
                </c:pt>
                <c:pt idx="182">
                  <c:v>0.80054650716187115</c:v>
                </c:pt>
                <c:pt idx="183">
                  <c:v>0.79279409023021652</c:v>
                </c:pt>
                <c:pt idx="184">
                  <c:v>0.77609778947038421</c:v>
                </c:pt>
                <c:pt idx="185">
                  <c:v>0.75691416725071992</c:v>
                </c:pt>
                <c:pt idx="186">
                  <c:v>0.74588983563633149</c:v>
                </c:pt>
                <c:pt idx="187">
                  <c:v>0.72838545439592373</c:v>
                </c:pt>
                <c:pt idx="188">
                  <c:v>0.71299922765227863</c:v>
                </c:pt>
                <c:pt idx="189">
                  <c:v>0.69422488831007245</c:v>
                </c:pt>
                <c:pt idx="190">
                  <c:v>0.66905305276091187</c:v>
                </c:pt>
                <c:pt idx="191">
                  <c:v>0.65593878998213495</c:v>
                </c:pt>
                <c:pt idx="192">
                  <c:v>0.63343824437422103</c:v>
                </c:pt>
                <c:pt idx="193">
                  <c:v>0.61224055469748262</c:v>
                </c:pt>
                <c:pt idx="194">
                  <c:v>0.58865637879100785</c:v>
                </c:pt>
                <c:pt idx="195">
                  <c:v>0.54572180313153507</c:v>
                </c:pt>
                <c:pt idx="196">
                  <c:v>0.5446920320288976</c:v>
                </c:pt>
                <c:pt idx="197">
                  <c:v>0.52511614630803405</c:v>
                </c:pt>
                <c:pt idx="198">
                  <c:v>0.50447702034820219</c:v>
                </c:pt>
                <c:pt idx="199">
                  <c:v>0.482299813334293</c:v>
                </c:pt>
                <c:pt idx="200">
                  <c:v>0.45441443329352565</c:v>
                </c:pt>
                <c:pt idx="201">
                  <c:v>0.44179916402158331</c:v>
                </c:pt>
                <c:pt idx="202">
                  <c:v>0.4131413911808155</c:v>
                </c:pt>
                <c:pt idx="203">
                  <c:v>0.40237885753213476</c:v>
                </c:pt>
                <c:pt idx="204">
                  <c:v>0.38077222348848949</c:v>
                </c:pt>
                <c:pt idx="205">
                  <c:v>0.36745627676918524</c:v>
                </c:pt>
                <c:pt idx="206">
                  <c:v>0.3535905884227824</c:v>
                </c:pt>
                <c:pt idx="207">
                  <c:v>0.33763359800311815</c:v>
                </c:pt>
                <c:pt idx="208">
                  <c:v>0.32466756907745875</c:v>
                </c:pt>
                <c:pt idx="209">
                  <c:v>0.31329521538968896</c:v>
                </c:pt>
                <c:pt idx="210">
                  <c:v>0.30043524787793813</c:v>
                </c:pt>
                <c:pt idx="211">
                  <c:v>0.29475720292829799</c:v>
                </c:pt>
                <c:pt idx="212">
                  <c:v>0.28651580273693095</c:v>
                </c:pt>
                <c:pt idx="213">
                  <c:v>0.27866811296618765</c:v>
                </c:pt>
                <c:pt idx="214">
                  <c:v>0.26730266232805816</c:v>
                </c:pt>
                <c:pt idx="215">
                  <c:v>0.25904417925071993</c:v>
                </c:pt>
                <c:pt idx="216">
                  <c:v>0.25657177152877769</c:v>
                </c:pt>
                <c:pt idx="217">
                  <c:v>0.24960673153453311</c:v>
                </c:pt>
                <c:pt idx="218">
                  <c:v>0.24388564328729073</c:v>
                </c:pt>
                <c:pt idx="219">
                  <c:v>0.23837136918657123</c:v>
                </c:pt>
                <c:pt idx="220">
                  <c:v>0.2303711267309359</c:v>
                </c:pt>
                <c:pt idx="221">
                  <c:v>0.22712460271582796</c:v>
                </c:pt>
                <c:pt idx="222">
                  <c:v>0.21084553717925719</c:v>
                </c:pt>
                <c:pt idx="223">
                  <c:v>0.21030202857697902</c:v>
                </c:pt>
                <c:pt idx="224">
                  <c:v>0.20728782269064797</c:v>
                </c:pt>
                <c:pt idx="225">
                  <c:v>0.19993752516546809</c:v>
                </c:pt>
                <c:pt idx="226">
                  <c:v>0.19836375518201502</c:v>
                </c:pt>
                <c:pt idx="227">
                  <c:v>0.19274151294676317</c:v>
                </c:pt>
                <c:pt idx="228">
                  <c:v>0.1902160451485618</c:v>
                </c:pt>
                <c:pt idx="229">
                  <c:v>0.1833968287840532</c:v>
                </c:pt>
                <c:pt idx="230">
                  <c:v>0.16743441361007244</c:v>
                </c:pt>
                <c:pt idx="231">
                  <c:v>0.16301282132661912</c:v>
                </c:pt>
                <c:pt idx="232">
                  <c:v>0.14264519268153553</c:v>
                </c:pt>
                <c:pt idx="233">
                  <c:v>0.13989681518872935</c:v>
                </c:pt>
                <c:pt idx="234">
                  <c:v>0.12809449448920895</c:v>
                </c:pt>
                <c:pt idx="235">
                  <c:v>0.11822491710551605</c:v>
                </c:pt>
                <c:pt idx="236">
                  <c:v>0.10966354708249466</c:v>
                </c:pt>
                <c:pt idx="237">
                  <c:v>9.9990623830576053E-2</c:v>
                </c:pt>
                <c:pt idx="238">
                  <c:v>9.0963392061271353E-2</c:v>
                </c:pt>
                <c:pt idx="239">
                  <c:v>8.1964952018105885E-2</c:v>
                </c:pt>
                <c:pt idx="240">
                  <c:v>7.0816130718825546E-2</c:v>
                </c:pt>
                <c:pt idx="241">
                  <c:v>6.7512947742206661E-2</c:v>
                </c:pt>
                <c:pt idx="242">
                  <c:v>5.8732699145324169E-2</c:v>
                </c:pt>
                <c:pt idx="243">
                  <c:v>5.6550236961990893E-2</c:v>
                </c:pt>
                <c:pt idx="244">
                  <c:v>5.0541128035372217E-2</c:v>
                </c:pt>
                <c:pt idx="245">
                  <c:v>4.3477991892086933E-2</c:v>
                </c:pt>
                <c:pt idx="246">
                  <c:v>3.891120414724273E-2</c:v>
                </c:pt>
                <c:pt idx="247">
                  <c:v>3.0074345450000338E-2</c:v>
                </c:pt>
                <c:pt idx="248">
                  <c:v>2.5255226243885511E-2</c:v>
                </c:pt>
                <c:pt idx="249">
                  <c:v>1.8813313574580787E-2</c:v>
                </c:pt>
                <c:pt idx="250">
                  <c:v>7.577598069664777E-3</c:v>
                </c:pt>
                <c:pt idx="251">
                  <c:v>5.8322324504799829E-3</c:v>
                </c:pt>
                <c:pt idx="252">
                  <c:v>-1.0730435656234463E-2</c:v>
                </c:pt>
                <c:pt idx="253">
                  <c:v>-1.2703382229136197E-2</c:v>
                </c:pt>
                <c:pt idx="254">
                  <c:v>-1.8509134303476799E-2</c:v>
                </c:pt>
                <c:pt idx="255">
                  <c:v>-2.8430826470383294E-2</c:v>
                </c:pt>
                <c:pt idx="256">
                  <c:v>-3.4396270664627693E-2</c:v>
                </c:pt>
                <c:pt idx="257">
                  <c:v>-4.2698928308992294E-2</c:v>
                </c:pt>
                <c:pt idx="258">
                  <c:v>-5.1087686138488811E-2</c:v>
                </c:pt>
                <c:pt idx="259">
                  <c:v>-5.2293558574340079E-2</c:v>
                </c:pt>
                <c:pt idx="260">
                  <c:v>-5.6739265882493582E-2</c:v>
                </c:pt>
                <c:pt idx="261">
                  <c:v>-5.6833836931654218E-2</c:v>
                </c:pt>
                <c:pt idx="262">
                  <c:v>-5.7845500173860455E-2</c:v>
                </c:pt>
                <c:pt idx="263">
                  <c:v>-5.9067116441246556E-2</c:v>
                </c:pt>
                <c:pt idx="264">
                  <c:v>-5.9043581780095472E-2</c:v>
                </c:pt>
                <c:pt idx="265">
                  <c:v>-5.9032532668824494E-2</c:v>
                </c:pt>
                <c:pt idx="266">
                  <c:v>-5.8986565141846081E-2</c:v>
                </c:pt>
                <c:pt idx="267">
                  <c:v>-5.8843733928896441E-2</c:v>
                </c:pt>
                <c:pt idx="268">
                  <c:v>-5.8163596352877246E-2</c:v>
                </c:pt>
                <c:pt idx="269">
                  <c:v>-5.7783997018224967E-2</c:v>
                </c:pt>
                <c:pt idx="270">
                  <c:v>-5.7557175599400032E-2</c:v>
                </c:pt>
                <c:pt idx="271">
                  <c:v>-5.8127885616186599E-2</c:v>
                </c:pt>
                <c:pt idx="272">
                  <c:v>-6.0627605615707007E-2</c:v>
                </c:pt>
                <c:pt idx="273">
                  <c:v>-6.8934430812349734E-2</c:v>
                </c:pt>
                <c:pt idx="274">
                  <c:v>-6.9377129791486344E-2</c:v>
                </c:pt>
                <c:pt idx="275">
                  <c:v>-6.9608047174100254E-2</c:v>
                </c:pt>
                <c:pt idx="276">
                  <c:v>-7.3899453816186664E-2</c:v>
                </c:pt>
                <c:pt idx="277">
                  <c:v>-7.8483739266426475E-2</c:v>
                </c:pt>
                <c:pt idx="278">
                  <c:v>-8.4297462657553501E-2</c:v>
                </c:pt>
                <c:pt idx="279">
                  <c:v>-8.6500268537649472E-2</c:v>
                </c:pt>
                <c:pt idx="280">
                  <c:v>-9.0056496911510311E-2</c:v>
                </c:pt>
                <c:pt idx="281">
                  <c:v>-9.2498775877457654E-2</c:v>
                </c:pt>
                <c:pt idx="282">
                  <c:v>-9.7537806282133918E-2</c:v>
                </c:pt>
                <c:pt idx="283">
                  <c:v>-0.1003616311203832</c:v>
                </c:pt>
                <c:pt idx="284">
                  <c:v>-0.10259256289568304</c:v>
                </c:pt>
                <c:pt idx="285">
                  <c:v>-0.1044530806211027</c:v>
                </c:pt>
                <c:pt idx="286">
                  <c:v>-0.10465723185755353</c:v>
                </c:pt>
                <c:pt idx="287">
                  <c:v>-0.1042145722215823</c:v>
                </c:pt>
                <c:pt idx="288">
                  <c:v>-0.10383902017697798</c:v>
                </c:pt>
                <c:pt idx="289">
                  <c:v>-0.10383216684688205</c:v>
                </c:pt>
                <c:pt idx="290">
                  <c:v>-0.10415696969388445</c:v>
                </c:pt>
                <c:pt idx="291">
                  <c:v>-0.10497514070539526</c:v>
                </c:pt>
                <c:pt idx="292">
                  <c:v>-0.10597221468093483</c:v>
                </c:pt>
                <c:pt idx="293">
                  <c:v>-0.10649782002050318</c:v>
                </c:pt>
                <c:pt idx="294">
                  <c:v>-0.10659606335863267</c:v>
                </c:pt>
                <c:pt idx="295">
                  <c:v>-0.10549386949951996</c:v>
                </c:pt>
                <c:pt idx="296">
                  <c:v>-0.10323883946270943</c:v>
                </c:pt>
                <c:pt idx="297">
                  <c:v>-0.10063826155239766</c:v>
                </c:pt>
                <c:pt idx="298">
                  <c:v>-9.8253314536330516E-2</c:v>
                </c:pt>
                <c:pt idx="299">
                  <c:v>-9.7682225344124282E-2</c:v>
                </c:pt>
                <c:pt idx="300">
                  <c:v>-9.7743305660790952E-2</c:v>
                </c:pt>
                <c:pt idx="301">
                  <c:v>-9.7757499684891669E-2</c:v>
                </c:pt>
                <c:pt idx="302">
                  <c:v>-9.7112388989567922E-2</c:v>
                </c:pt>
                <c:pt idx="303">
                  <c:v>-9.4748040019783777E-2</c:v>
                </c:pt>
                <c:pt idx="304">
                  <c:v>-9.4554757278776602E-2</c:v>
                </c:pt>
                <c:pt idx="305">
                  <c:v>-9.2135721757193784E-2</c:v>
                </c:pt>
                <c:pt idx="306">
                  <c:v>-8.9653211893404805E-2</c:v>
                </c:pt>
                <c:pt idx="307">
                  <c:v>-8.7945354600958828E-2</c:v>
                </c:pt>
                <c:pt idx="308">
                  <c:v>-8.7093552220982792E-2</c:v>
                </c:pt>
                <c:pt idx="309">
                  <c:v>-8.7148285012949217E-2</c:v>
                </c:pt>
                <c:pt idx="310">
                  <c:v>-8.7920309355874873E-2</c:v>
                </c:pt>
                <c:pt idx="311">
                  <c:v>-8.9020484476618256E-2</c:v>
                </c:pt>
                <c:pt idx="312">
                  <c:v>-9.0739542018584668E-2</c:v>
                </c:pt>
                <c:pt idx="313">
                  <c:v>-9.4527422051558313E-2</c:v>
                </c:pt>
                <c:pt idx="314">
                  <c:v>-9.4867976281774208E-2</c:v>
                </c:pt>
                <c:pt idx="315">
                  <c:v>-9.7301359744843663E-2</c:v>
                </c:pt>
                <c:pt idx="316">
                  <c:v>-9.9619298185371241E-2</c:v>
                </c:pt>
                <c:pt idx="317">
                  <c:v>-0.10173105863740968</c:v>
                </c:pt>
                <c:pt idx="318">
                  <c:v>-0.10413806263597084</c:v>
                </c:pt>
                <c:pt idx="319">
                  <c:v>-0.10674168192733767</c:v>
                </c:pt>
                <c:pt idx="320">
                  <c:v>-0.10846376883657036</c:v>
                </c:pt>
                <c:pt idx="321">
                  <c:v>-0.10906305446426819</c:v>
                </c:pt>
                <c:pt idx="322">
                  <c:v>-0.10847551346774539</c:v>
                </c:pt>
                <c:pt idx="323">
                  <c:v>-0.10638742745635454</c:v>
                </c:pt>
                <c:pt idx="324">
                  <c:v>-0.10451217463285328</c:v>
                </c:pt>
                <c:pt idx="325">
                  <c:v>-0.10080291422230171</c:v>
                </c:pt>
                <c:pt idx="326">
                  <c:v>-9.9251384671222562E-2</c:v>
                </c:pt>
                <c:pt idx="327">
                  <c:v>-9.7397283563308928E-2</c:v>
                </c:pt>
                <c:pt idx="328">
                  <c:v>-9.4227000437649436E-2</c:v>
                </c:pt>
                <c:pt idx="329">
                  <c:v>-9.2696508742685438E-2</c:v>
                </c:pt>
                <c:pt idx="330">
                  <c:v>-9.1015506560790965E-2</c:v>
                </c:pt>
                <c:pt idx="331">
                  <c:v>-8.9939220223260966E-2</c:v>
                </c:pt>
                <c:pt idx="332">
                  <c:v>-8.8330894265467183E-2</c:v>
                </c:pt>
                <c:pt idx="333">
                  <c:v>-8.5786147490647058E-2</c:v>
                </c:pt>
                <c:pt idx="334">
                  <c:v>-8.3413717280455255E-2</c:v>
                </c:pt>
                <c:pt idx="335">
                  <c:v>-8.0485410378296929E-2</c:v>
                </c:pt>
                <c:pt idx="336">
                  <c:v>-7.6694743861030756E-2</c:v>
                </c:pt>
                <c:pt idx="337">
                  <c:v>-7.5803672362709462E-2</c:v>
                </c:pt>
                <c:pt idx="338">
                  <c:v>-7.4533567624100322E-2</c:v>
                </c:pt>
                <c:pt idx="339">
                  <c:v>-7.3748681982014008E-2</c:v>
                </c:pt>
                <c:pt idx="340">
                  <c:v>-7.2231851482013998E-2</c:v>
                </c:pt>
                <c:pt idx="341">
                  <c:v>-6.9190222185611147E-2</c:v>
                </c:pt>
                <c:pt idx="342">
                  <c:v>-6.8824174228057228E-2</c:v>
                </c:pt>
                <c:pt idx="343">
                  <c:v>-6.64884137693042E-2</c:v>
                </c:pt>
                <c:pt idx="344">
                  <c:v>-6.6433076315347367E-2</c:v>
                </c:pt>
                <c:pt idx="345">
                  <c:v>-6.6067844798320979E-2</c:v>
                </c:pt>
                <c:pt idx="346">
                  <c:v>-6.5308091739088359E-2</c:v>
                </c:pt>
                <c:pt idx="347">
                  <c:v>-6.5196310264028418E-2</c:v>
                </c:pt>
                <c:pt idx="348">
                  <c:v>-6.5267859913908516E-2</c:v>
                </c:pt>
                <c:pt idx="349">
                  <c:v>-6.5625273121342573E-2</c:v>
                </c:pt>
                <c:pt idx="350">
                  <c:v>-6.6292892327457692E-2</c:v>
                </c:pt>
                <c:pt idx="351">
                  <c:v>-6.7006139947721477E-2</c:v>
                </c:pt>
                <c:pt idx="352">
                  <c:v>-6.7160325761990075E-2</c:v>
                </c:pt>
                <c:pt idx="353">
                  <c:v>-7.0056710604915723E-2</c:v>
                </c:pt>
                <c:pt idx="354">
                  <c:v>-7.0129338910910929E-2</c:v>
                </c:pt>
                <c:pt idx="355">
                  <c:v>-7.0130297282613566E-2</c:v>
                </c:pt>
                <c:pt idx="356">
                  <c:v>-6.9574440673500854E-2</c:v>
                </c:pt>
                <c:pt idx="357">
                  <c:v>-6.9119214756474465E-2</c:v>
                </c:pt>
                <c:pt idx="358">
                  <c:v>-6.8743448411390545E-2</c:v>
                </c:pt>
                <c:pt idx="359">
                  <c:v>-6.8853535156714288E-2</c:v>
                </c:pt>
                <c:pt idx="360">
                  <c:v>-6.9907448884292234E-2</c:v>
                </c:pt>
                <c:pt idx="361">
                  <c:v>-7.1024822976738275E-2</c:v>
                </c:pt>
                <c:pt idx="362">
                  <c:v>-7.1166951045683116E-2</c:v>
                </c:pt>
                <c:pt idx="363">
                  <c:v>-7.3164052452397751E-2</c:v>
                </c:pt>
                <c:pt idx="364">
                  <c:v>-7.3156718964867778E-2</c:v>
                </c:pt>
                <c:pt idx="365">
                  <c:v>-7.2543027570862964E-2</c:v>
                </c:pt>
                <c:pt idx="366">
                  <c:v>-7.0364837430335392E-2</c:v>
                </c:pt>
                <c:pt idx="367">
                  <c:v>-6.9214994508273037E-2</c:v>
                </c:pt>
                <c:pt idx="368">
                  <c:v>-6.741548060671429E-2</c:v>
                </c:pt>
                <c:pt idx="369">
                  <c:v>-6.6226650145323362E-2</c:v>
                </c:pt>
                <c:pt idx="370">
                  <c:v>-6.4938719904555992E-2</c:v>
                </c:pt>
                <c:pt idx="371">
                  <c:v>-6.2587303693045215E-2</c:v>
                </c:pt>
                <c:pt idx="372">
                  <c:v>-6.1956881122301799E-2</c:v>
                </c:pt>
                <c:pt idx="373">
                  <c:v>-5.9986617315946893E-2</c:v>
                </c:pt>
                <c:pt idx="374">
                  <c:v>-5.9965794507433702E-2</c:v>
                </c:pt>
                <c:pt idx="375">
                  <c:v>-6.0251747436930098E-2</c:v>
                </c:pt>
                <c:pt idx="376">
                  <c:v>-6.0907829712109965E-2</c:v>
                </c:pt>
                <c:pt idx="377">
                  <c:v>-6.0655994089088394E-2</c:v>
                </c:pt>
                <c:pt idx="378">
                  <c:v>-5.8639901374460096E-2</c:v>
                </c:pt>
                <c:pt idx="379">
                  <c:v>-5.7236245209112337E-2</c:v>
                </c:pt>
                <c:pt idx="380">
                  <c:v>-5.5247435865227512E-2</c:v>
                </c:pt>
                <c:pt idx="381">
                  <c:v>-5.1683890933572757E-2</c:v>
                </c:pt>
                <c:pt idx="382">
                  <c:v>-5.0828072974699871E-2</c:v>
                </c:pt>
                <c:pt idx="383">
                  <c:v>-4.669553067002364E-2</c:v>
                </c:pt>
                <c:pt idx="384">
                  <c:v>-4.6555898217265849E-2</c:v>
                </c:pt>
                <c:pt idx="385">
                  <c:v>-4.6310780648920524E-2</c:v>
                </c:pt>
                <c:pt idx="386">
                  <c:v>-4.6139968439088394E-2</c:v>
                </c:pt>
                <c:pt idx="387">
                  <c:v>-4.5936966869544023E-2</c:v>
                </c:pt>
                <c:pt idx="388">
                  <c:v>-4.5592561007673518E-2</c:v>
                </c:pt>
                <c:pt idx="389">
                  <c:v>-4.543032627290134E-2</c:v>
                </c:pt>
                <c:pt idx="390">
                  <c:v>-4.5198680199520037E-2</c:v>
                </c:pt>
                <c:pt idx="391">
                  <c:v>-4.4182080525659133E-2</c:v>
                </c:pt>
                <c:pt idx="392">
                  <c:v>-4.4149512635970896E-2</c:v>
                </c:pt>
                <c:pt idx="393">
                  <c:v>-4.3880305826498475E-2</c:v>
                </c:pt>
                <c:pt idx="394">
                  <c:v>-4.4086274455155554E-2</c:v>
                </c:pt>
                <c:pt idx="395">
                  <c:v>-4.4270249586570422E-2</c:v>
                </c:pt>
                <c:pt idx="396">
                  <c:v>-4.4308951066666345E-2</c:v>
                </c:pt>
                <c:pt idx="397">
                  <c:v>-4.4163426254556035E-2</c:v>
                </c:pt>
                <c:pt idx="398">
                  <c:v>-4.3623356426258676E-2</c:v>
                </c:pt>
                <c:pt idx="399">
                  <c:v>-4.3120206591246671E-2</c:v>
                </c:pt>
                <c:pt idx="400">
                  <c:v>-4.310009173932821E-2</c:v>
                </c:pt>
                <c:pt idx="401">
                  <c:v>-4.2515741139807821E-2</c:v>
                </c:pt>
                <c:pt idx="402">
                  <c:v>-4.2088945239328247E-2</c:v>
                </c:pt>
                <c:pt idx="403">
                  <c:v>-3.7612826495922944E-2</c:v>
                </c:pt>
                <c:pt idx="404">
                  <c:v>-3.7440630885731012E-2</c:v>
                </c:pt>
                <c:pt idx="405">
                  <c:v>-3.523347985875263E-2</c:v>
                </c:pt>
                <c:pt idx="406">
                  <c:v>-3.1153526455874936E-2</c:v>
                </c:pt>
                <c:pt idx="407">
                  <c:v>-2.8755302201678254E-2</c:v>
                </c:pt>
                <c:pt idx="408">
                  <c:v>-2.6698919866906132E-2</c:v>
                </c:pt>
                <c:pt idx="409">
                  <c:v>-2.5440393138249039E-2</c:v>
                </c:pt>
                <c:pt idx="410">
                  <c:v>-2.529207375491575E-2</c:v>
                </c:pt>
                <c:pt idx="411">
                  <c:v>-2.1279320933093218E-2</c:v>
                </c:pt>
                <c:pt idx="412">
                  <c:v>-2.119109259520352E-2</c:v>
                </c:pt>
                <c:pt idx="413">
                  <c:v>-2.0333634082014013E-2</c:v>
                </c:pt>
                <c:pt idx="414">
                  <c:v>-1.8593903163069244E-2</c:v>
                </c:pt>
                <c:pt idx="415">
                  <c:v>-1.7786759075659086E-2</c:v>
                </c:pt>
                <c:pt idx="416">
                  <c:v>-1.4409050341246569E-2</c:v>
                </c:pt>
                <c:pt idx="417">
                  <c:v>-1.1727019038968375E-2</c:v>
                </c:pt>
                <c:pt idx="418">
                  <c:v>-1.1727019038968375E-2</c:v>
                </c:pt>
                <c:pt idx="419">
                  <c:v>-1.1727019038968375E-2</c:v>
                </c:pt>
                <c:pt idx="420">
                  <c:v>-1.1727019038968375E-2</c:v>
                </c:pt>
                <c:pt idx="421">
                  <c:v>-1.1727019038968375E-2</c:v>
                </c:pt>
                <c:pt idx="422">
                  <c:v>-1.1727019038968375E-2</c:v>
                </c:pt>
                <c:pt idx="423">
                  <c:v>-1.1727019038968375E-2</c:v>
                </c:pt>
                <c:pt idx="424">
                  <c:v>-1.1727019038968375E-2</c:v>
                </c:pt>
                <c:pt idx="425">
                  <c:v>-1.1727019038968375E-2</c:v>
                </c:pt>
                <c:pt idx="426">
                  <c:v>-1.1727019038968375E-2</c:v>
                </c:pt>
                <c:pt idx="427">
                  <c:v>-1.1727019038968375E-2</c:v>
                </c:pt>
                <c:pt idx="428">
                  <c:v>-1.1727019038968375E-2</c:v>
                </c:pt>
                <c:pt idx="429">
                  <c:v>-1.1727019038968375E-2</c:v>
                </c:pt>
                <c:pt idx="430">
                  <c:v>-1.1727019038968375E-2</c:v>
                </c:pt>
                <c:pt idx="431">
                  <c:v>-1.1727019038968375E-2</c:v>
                </c:pt>
                <c:pt idx="432">
                  <c:v>-1.1727019038968375E-2</c:v>
                </c:pt>
                <c:pt idx="433">
                  <c:v>-1.1727019038968375E-2</c:v>
                </c:pt>
                <c:pt idx="434">
                  <c:v>-1.1727019038968375E-2</c:v>
                </c:pt>
                <c:pt idx="435">
                  <c:v>-1.1727019038968375E-2</c:v>
                </c:pt>
                <c:pt idx="436">
                  <c:v>-1.1727019038968375E-2</c:v>
                </c:pt>
                <c:pt idx="437">
                  <c:v>-1.1727019038968375E-2</c:v>
                </c:pt>
                <c:pt idx="438">
                  <c:v>-1.1727019038968375E-2</c:v>
                </c:pt>
                <c:pt idx="439">
                  <c:v>-1.1727019038968375E-2</c:v>
                </c:pt>
                <c:pt idx="440">
                  <c:v>-1.1727019038968375E-2</c:v>
                </c:pt>
                <c:pt idx="441">
                  <c:v>-1.1727019038968375E-2</c:v>
                </c:pt>
                <c:pt idx="442">
                  <c:v>-1.1727019038968375E-2</c:v>
                </c:pt>
                <c:pt idx="443">
                  <c:v>-1.1727019038968375E-2</c:v>
                </c:pt>
                <c:pt idx="444">
                  <c:v>-1.1727019038968375E-2</c:v>
                </c:pt>
                <c:pt idx="445">
                  <c:v>-1.1727019038968375E-2</c:v>
                </c:pt>
                <c:pt idx="446">
                  <c:v>-1.1727019038968375E-2</c:v>
                </c:pt>
                <c:pt idx="447">
                  <c:v>-1.1727019038968375E-2</c:v>
                </c:pt>
                <c:pt idx="448">
                  <c:v>-1.1727019038968375E-2</c:v>
                </c:pt>
                <c:pt idx="449">
                  <c:v>-1.1727019038968375E-2</c:v>
                </c:pt>
                <c:pt idx="450">
                  <c:v>-1.1727019038968375E-2</c:v>
                </c:pt>
                <c:pt idx="451">
                  <c:v>-1.1727019038968375E-2</c:v>
                </c:pt>
                <c:pt idx="452">
                  <c:v>-1.1727019038968375E-2</c:v>
                </c:pt>
                <c:pt idx="453">
                  <c:v>-1.1727019038968375E-2</c:v>
                </c:pt>
                <c:pt idx="454">
                  <c:v>-1.1727019038968375E-2</c:v>
                </c:pt>
                <c:pt idx="455">
                  <c:v>-1.1727019038968375E-2</c:v>
                </c:pt>
                <c:pt idx="456">
                  <c:v>-1.1727019038968375E-2</c:v>
                </c:pt>
                <c:pt idx="457">
                  <c:v>-1.1727019038968375E-2</c:v>
                </c:pt>
                <c:pt idx="458">
                  <c:v>-1.1727019038968375E-2</c:v>
                </c:pt>
                <c:pt idx="459">
                  <c:v>-1.1727019038968375E-2</c:v>
                </c:pt>
                <c:pt idx="460">
                  <c:v>-1.1727019038968375E-2</c:v>
                </c:pt>
                <c:pt idx="461">
                  <c:v>-1.1727019038968375E-2</c:v>
                </c:pt>
                <c:pt idx="462">
                  <c:v>-1.1727019038968375E-2</c:v>
                </c:pt>
                <c:pt idx="463">
                  <c:v>-1.1727019038968375E-2</c:v>
                </c:pt>
                <c:pt idx="464">
                  <c:v>-1.1727019038968375E-2</c:v>
                </c:pt>
                <c:pt idx="465">
                  <c:v>-1.1727019038968375E-2</c:v>
                </c:pt>
                <c:pt idx="466">
                  <c:v>-1.1727019038968375E-2</c:v>
                </c:pt>
                <c:pt idx="467">
                  <c:v>-1.1727019038968375E-2</c:v>
                </c:pt>
                <c:pt idx="468">
                  <c:v>-1.1727019038968375E-2</c:v>
                </c:pt>
                <c:pt idx="469">
                  <c:v>-1.1727019038968375E-2</c:v>
                </c:pt>
                <c:pt idx="470">
                  <c:v>-1.1727019038968375E-2</c:v>
                </c:pt>
                <c:pt idx="471">
                  <c:v>-1.1727019038968375E-2</c:v>
                </c:pt>
                <c:pt idx="472">
                  <c:v>-1.1727019038968375E-2</c:v>
                </c:pt>
                <c:pt idx="473">
                  <c:v>-1.1727019038968375E-2</c:v>
                </c:pt>
                <c:pt idx="474">
                  <c:v>-1.1727019038968375E-2</c:v>
                </c:pt>
                <c:pt idx="475">
                  <c:v>-1.1727019038968375E-2</c:v>
                </c:pt>
                <c:pt idx="476">
                  <c:v>-1.1727019038968375E-2</c:v>
                </c:pt>
                <c:pt idx="477">
                  <c:v>-1.1727019038968375E-2</c:v>
                </c:pt>
                <c:pt idx="478">
                  <c:v>-1.1727019038968375E-2</c:v>
                </c:pt>
                <c:pt idx="479">
                  <c:v>-1.1727019038968375E-2</c:v>
                </c:pt>
                <c:pt idx="480">
                  <c:v>-1.1727019038968375E-2</c:v>
                </c:pt>
                <c:pt idx="481">
                  <c:v>-1.1727019038968375E-2</c:v>
                </c:pt>
                <c:pt idx="482">
                  <c:v>-1.1727019038968375E-2</c:v>
                </c:pt>
                <c:pt idx="483">
                  <c:v>-1.1727019038968375E-2</c:v>
                </c:pt>
                <c:pt idx="484">
                  <c:v>-1.1727019038968375E-2</c:v>
                </c:pt>
                <c:pt idx="485">
                  <c:v>-1.1727019038968375E-2</c:v>
                </c:pt>
                <c:pt idx="486">
                  <c:v>-1.1727019038968375E-2</c:v>
                </c:pt>
                <c:pt idx="487">
                  <c:v>-1.1727019038968375E-2</c:v>
                </c:pt>
                <c:pt idx="488">
                  <c:v>-1.1727019038968375E-2</c:v>
                </c:pt>
                <c:pt idx="489">
                  <c:v>-1.1727019038968375E-2</c:v>
                </c:pt>
                <c:pt idx="490">
                  <c:v>-1.1727019038968375E-2</c:v>
                </c:pt>
                <c:pt idx="491">
                  <c:v>-1.1727019038968375E-2</c:v>
                </c:pt>
                <c:pt idx="492">
                  <c:v>-1.1727019038968375E-2</c:v>
                </c:pt>
                <c:pt idx="493">
                  <c:v>-1.1727019038968375E-2</c:v>
                </c:pt>
                <c:pt idx="494">
                  <c:v>-1.1727019038968375E-2</c:v>
                </c:pt>
                <c:pt idx="495">
                  <c:v>-1.1727019038968375E-2</c:v>
                </c:pt>
                <c:pt idx="496">
                  <c:v>-1.1727019038968375E-2</c:v>
                </c:pt>
                <c:pt idx="497">
                  <c:v>-1.1727019038968375E-2</c:v>
                </c:pt>
                <c:pt idx="498">
                  <c:v>-1.1727019038968375E-2</c:v>
                </c:pt>
                <c:pt idx="499">
                  <c:v>-1.1727019038968375E-2</c:v>
                </c:pt>
              </c:numCache>
            </c:numRef>
          </c:yVal>
          <c:smooth val="0"/>
          <c:extLst>
            <c:ext xmlns:c16="http://schemas.microsoft.com/office/drawing/2014/chart" uri="{C3380CC4-5D6E-409C-BE32-E72D297353CC}">
              <c16:uniqueId val="{0000000A-0055-4330-AF3C-A4C44FCE0D41}"/>
            </c:ext>
          </c:extLst>
        </c:ser>
        <c:dLbls>
          <c:showLegendKey val="0"/>
          <c:showVal val="0"/>
          <c:showCatName val="0"/>
          <c:showSerName val="0"/>
          <c:showPercent val="0"/>
          <c:showBubbleSize val="0"/>
        </c:dLbls>
        <c:axId val="463484784"/>
        <c:axId val="463488144"/>
      </c:scatterChart>
      <c:valAx>
        <c:axId val="4634847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63488144"/>
        <c:crosses val="autoZero"/>
        <c:crossBetween val="midCat"/>
      </c:valAx>
      <c:valAx>
        <c:axId val="463488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634847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a:t>L(m)</a:t>
            </a:r>
            <a:endParaRPr lang="ja-JP"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ltLang="en-US"/>
        </a:p>
      </c:txPr>
    </c:title>
    <c:autoTitleDeleted val="0"/>
    <c:plotArea>
      <c:layout/>
      <c:scatterChart>
        <c:scatterStyle val="lineMarker"/>
        <c:varyColors val="0"/>
        <c:ser>
          <c:idx val="0"/>
          <c:order val="0"/>
          <c:tx>
            <c:strRef>
              <c:f>実験2計算_AVE!$BC$2</c:f>
              <c:strCache>
                <c:ptCount val="1"/>
                <c:pt idx="0">
                  <c:v>b=0</c:v>
                </c:pt>
              </c:strCache>
            </c:strRef>
          </c:tx>
          <c:spPr>
            <a:ln w="25400" cap="rnd">
              <a:noFill/>
              <a:round/>
            </a:ln>
            <a:effectLst/>
          </c:spPr>
          <c:marker>
            <c:symbol val="circle"/>
            <c:size val="5"/>
            <c:spPr>
              <a:solidFill>
                <a:schemeClr val="accent1"/>
              </a:solidFill>
              <a:ln w="9525">
                <a:solidFill>
                  <a:schemeClr val="accent1"/>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実験2計算_AVE!$BC$3:$BC$502</c:f>
              <c:numCache>
                <c:formatCode>General</c:formatCode>
                <c:ptCount val="500"/>
                <c:pt idx="0">
                  <c:v>0</c:v>
                </c:pt>
                <c:pt idx="1">
                  <c:v>7.1804226151153459E-6</c:v>
                </c:pt>
                <c:pt idx="2">
                  <c:v>8.3606236373728979E-6</c:v>
                </c:pt>
                <c:pt idx="3">
                  <c:v>9.1732117850689997E-6</c:v>
                </c:pt>
                <c:pt idx="4">
                  <c:v>4.536964755695869E-5</c:v>
                </c:pt>
                <c:pt idx="5">
                  <c:v>1.4305345569111177E-4</c:v>
                </c:pt>
                <c:pt idx="6">
                  <c:v>3.6383526353796517E-4</c:v>
                </c:pt>
                <c:pt idx="7">
                  <c:v>4.254919943982673E-4</c:v>
                </c:pt>
                <c:pt idx="8">
                  <c:v>6.3252135616940954E-4</c:v>
                </c:pt>
                <c:pt idx="9">
                  <c:v>8.5324277413678174E-4</c:v>
                </c:pt>
                <c:pt idx="10">
                  <c:v>1.1107141217642381E-3</c:v>
                </c:pt>
                <c:pt idx="11">
                  <c:v>1.4737617902874092E-3</c:v>
                </c:pt>
                <c:pt idx="12">
                  <c:v>1.6784495803724153E-3</c:v>
                </c:pt>
                <c:pt idx="13">
                  <c:v>2.102033362399365E-3</c:v>
                </c:pt>
                <c:pt idx="14">
                  <c:v>2.2860971162636701E-3</c:v>
                </c:pt>
                <c:pt idx="15">
                  <c:v>2.6077671705035947E-3</c:v>
                </c:pt>
                <c:pt idx="16">
                  <c:v>3.5667377401496954E-3</c:v>
                </c:pt>
                <c:pt idx="17">
                  <c:v>3.625580719179513E-3</c:v>
                </c:pt>
                <c:pt idx="18">
                  <c:v>3.8441818425894543E-3</c:v>
                </c:pt>
                <c:pt idx="19">
                  <c:v>4.2504138833489823E-3</c:v>
                </c:pt>
                <c:pt idx="20">
                  <c:v>4.4072000238549961E-3</c:v>
                </c:pt>
                <c:pt idx="21">
                  <c:v>4.9305424344232972E-3</c:v>
                </c:pt>
                <c:pt idx="22">
                  <c:v>5.2199494810883356E-3</c:v>
                </c:pt>
                <c:pt idx="23">
                  <c:v>5.8100837598694379E-3</c:v>
                </c:pt>
                <c:pt idx="24">
                  <c:v>6.3966040257481382E-3</c:v>
                </c:pt>
                <c:pt idx="25">
                  <c:v>6.6651592410513442E-3</c:v>
                </c:pt>
                <c:pt idx="26">
                  <c:v>7.4420119097952028E-3</c:v>
                </c:pt>
                <c:pt idx="27">
                  <c:v>7.6837170755692328E-3</c:v>
                </c:pt>
                <c:pt idx="28">
                  <c:v>8.244276422704205E-3</c:v>
                </c:pt>
                <c:pt idx="29">
                  <c:v>8.9534379751676722E-3</c:v>
                </c:pt>
                <c:pt idx="30">
                  <c:v>9.4053971961138069E-3</c:v>
                </c:pt>
                <c:pt idx="31">
                  <c:v>1.0058503348556186E-2</c:v>
                </c:pt>
                <c:pt idx="32">
                  <c:v>1.0693039859217728E-2</c:v>
                </c:pt>
                <c:pt idx="33">
                  <c:v>1.1357365155620008E-2</c:v>
                </c:pt>
                <c:pt idx="34">
                  <c:v>1.2550688618852314E-2</c:v>
                </c:pt>
                <c:pt idx="35">
                  <c:v>1.2796147490265308E-2</c:v>
                </c:pt>
                <c:pt idx="36">
                  <c:v>1.395038562173281E-2</c:v>
                </c:pt>
                <c:pt idx="37">
                  <c:v>1.4230855260613465E-2</c:v>
                </c:pt>
                <c:pt idx="38">
                  <c:v>1.495612303428334E-2</c:v>
                </c:pt>
                <c:pt idx="39">
                  <c:v>1.5963921267473327E-2</c:v>
                </c:pt>
                <c:pt idx="40">
                  <c:v>1.651010047962902E-2</c:v>
                </c:pt>
                <c:pt idx="41">
                  <c:v>1.732117932464787E-2</c:v>
                </c:pt>
                <c:pt idx="42">
                  <c:v>1.815167131765532E-2</c:v>
                </c:pt>
                <c:pt idx="43">
                  <c:v>1.8966325823310846E-2</c:v>
                </c:pt>
                <c:pt idx="44">
                  <c:v>2.0324906095687885E-2</c:v>
                </c:pt>
                <c:pt idx="45">
                  <c:v>2.0682036205973888E-2</c:v>
                </c:pt>
                <c:pt idx="46">
                  <c:v>2.2026117451117745E-2</c:v>
                </c:pt>
                <c:pt idx="47">
                  <c:v>2.2470135422729749E-2</c:v>
                </c:pt>
                <c:pt idx="48">
                  <c:v>2.3397973261533141E-2</c:v>
                </c:pt>
                <c:pt idx="49">
                  <c:v>2.4509573519187394E-2</c:v>
                </c:pt>
                <c:pt idx="50">
                  <c:v>2.5335790900632475E-2</c:v>
                </c:pt>
                <c:pt idx="51">
                  <c:v>2.6352300973541357E-2</c:v>
                </c:pt>
                <c:pt idx="52">
                  <c:v>2.7403927677491391E-2</c:v>
                </c:pt>
                <c:pt idx="53">
                  <c:v>2.8497241550807444E-2</c:v>
                </c:pt>
                <c:pt idx="54">
                  <c:v>3.0630724190206716E-2</c:v>
                </c:pt>
                <c:pt idx="55">
                  <c:v>3.0762873323659717E-2</c:v>
                </c:pt>
                <c:pt idx="56">
                  <c:v>3.3295060933981512E-2</c:v>
                </c:pt>
                <c:pt idx="57">
                  <c:v>3.3439318444501931E-2</c:v>
                </c:pt>
                <c:pt idx="58">
                  <c:v>3.4436123856334287E-2</c:v>
                </c:pt>
                <c:pt idx="59">
                  <c:v>3.6566401003472006E-2</c:v>
                </c:pt>
                <c:pt idx="60">
                  <c:v>3.6992026804610549E-2</c:v>
                </c:pt>
                <c:pt idx="61">
                  <c:v>3.8323901586854552E-2</c:v>
                </c:pt>
                <c:pt idx="62">
                  <c:v>3.9754545180747371E-2</c:v>
                </c:pt>
                <c:pt idx="63">
                  <c:v>4.1101682303711522E-2</c:v>
                </c:pt>
                <c:pt idx="64">
                  <c:v>4.2949266298666459E-2</c:v>
                </c:pt>
                <c:pt idx="65">
                  <c:v>4.3989592888640967E-2</c:v>
                </c:pt>
                <c:pt idx="66">
                  <c:v>4.5510333593877926E-2</c:v>
                </c:pt>
                <c:pt idx="67">
                  <c:v>4.7112286319541209E-2</c:v>
                </c:pt>
                <c:pt idx="68">
                  <c:v>4.8670038063442077E-2</c:v>
                </c:pt>
                <c:pt idx="69">
                  <c:v>5.0746286724756985E-2</c:v>
                </c:pt>
                <c:pt idx="70">
                  <c:v>5.2049541156194451E-2</c:v>
                </c:pt>
                <c:pt idx="71">
                  <c:v>5.3816017902543006E-2</c:v>
                </c:pt>
                <c:pt idx="72">
                  <c:v>5.5581233568471139E-2</c:v>
                </c:pt>
                <c:pt idx="73">
                  <c:v>5.7883416302569553E-2</c:v>
                </c:pt>
                <c:pt idx="74">
                  <c:v>5.9616999503747513E-2</c:v>
                </c:pt>
                <c:pt idx="75">
                  <c:v>6.1324727433344599E-2</c:v>
                </c:pt>
                <c:pt idx="76">
                  <c:v>6.3368821285812116E-2</c:v>
                </c:pt>
                <c:pt idx="77">
                  <c:v>6.5464263467135325E-2</c:v>
                </c:pt>
                <c:pt idx="78">
                  <c:v>6.7675026001428135E-2</c:v>
                </c:pt>
                <c:pt idx="79">
                  <c:v>7.0637036633750677E-2</c:v>
                </c:pt>
                <c:pt idx="80">
                  <c:v>7.2351201917797661E-2</c:v>
                </c:pt>
                <c:pt idx="81">
                  <c:v>7.4911843762081334E-2</c:v>
                </c:pt>
                <c:pt idx="82">
                  <c:v>7.7106018555718178E-2</c:v>
                </c:pt>
                <c:pt idx="83">
                  <c:v>7.953555292921792E-2</c:v>
                </c:pt>
                <c:pt idx="84">
                  <c:v>8.3444035900360924E-2</c:v>
                </c:pt>
                <c:pt idx="85">
                  <c:v>8.4770282649861445E-2</c:v>
                </c:pt>
                <c:pt idx="86">
                  <c:v>9.099483876359056E-2</c:v>
                </c:pt>
                <c:pt idx="87">
                  <c:v>9.1140232083905259E-2</c:v>
                </c:pt>
                <c:pt idx="88">
                  <c:v>9.3093452043603739E-2</c:v>
                </c:pt>
                <c:pt idx="89">
                  <c:v>9.7128934614395701E-2</c:v>
                </c:pt>
                <c:pt idx="90">
                  <c:v>9.9200106055367901E-2</c:v>
                </c:pt>
                <c:pt idx="91">
                  <c:v>0.10323740588924432</c:v>
                </c:pt>
                <c:pt idx="92">
                  <c:v>0.10871051498885344</c:v>
                </c:pt>
                <c:pt idx="93">
                  <c:v>0.10899511665779195</c:v>
                </c:pt>
                <c:pt idx="94">
                  <c:v>0.11394573788751654</c:v>
                </c:pt>
                <c:pt idx="95">
                  <c:v>0.1158799446870085</c:v>
                </c:pt>
                <c:pt idx="96">
                  <c:v>0.12205510512266383</c:v>
                </c:pt>
                <c:pt idx="97">
                  <c:v>0.12574032977604849</c:v>
                </c:pt>
                <c:pt idx="98">
                  <c:v>0.12703081490307278</c:v>
                </c:pt>
                <c:pt idx="99">
                  <c:v>0.13113712917462128</c:v>
                </c:pt>
                <c:pt idx="100">
                  <c:v>0.13496645840105131</c:v>
                </c:pt>
                <c:pt idx="101">
                  <c:v>0.13898121485203227</c:v>
                </c:pt>
                <c:pt idx="102">
                  <c:v>0.14462119820170671</c:v>
                </c:pt>
                <c:pt idx="103">
                  <c:v>0.1476462997096212</c:v>
                </c:pt>
                <c:pt idx="104">
                  <c:v>0.152907595170195</c:v>
                </c:pt>
                <c:pt idx="105">
                  <c:v>0.1568185284477881</c:v>
                </c:pt>
                <c:pt idx="106">
                  <c:v>0.16187783476644485</c:v>
                </c:pt>
                <c:pt idx="107">
                  <c:v>0.16875603725094834</c:v>
                </c:pt>
                <c:pt idx="108">
                  <c:v>0.17177477453794454</c:v>
                </c:pt>
                <c:pt idx="109">
                  <c:v>0.17723626898001088</c:v>
                </c:pt>
                <c:pt idx="110">
                  <c:v>0.18273184682253843</c:v>
                </c:pt>
                <c:pt idx="111">
                  <c:v>0.18858588375864124</c:v>
                </c:pt>
                <c:pt idx="112">
                  <c:v>0.19683453234841608</c:v>
                </c:pt>
                <c:pt idx="113">
                  <c:v>0.20055472514966233</c:v>
                </c:pt>
                <c:pt idx="114">
                  <c:v>0.21038097982320828</c:v>
                </c:pt>
                <c:pt idx="115">
                  <c:v>0.21398365283284154</c:v>
                </c:pt>
                <c:pt idx="116">
                  <c:v>0.22353011168603301</c:v>
                </c:pt>
                <c:pt idx="117">
                  <c:v>0.22929349918554984</c:v>
                </c:pt>
                <c:pt idx="118">
                  <c:v>0.23296228948811989</c:v>
                </c:pt>
                <c:pt idx="119">
                  <c:v>0.23992374814834624</c:v>
                </c:pt>
                <c:pt idx="120">
                  <c:v>0.24660867322079369</c:v>
                </c:pt>
                <c:pt idx="121">
                  <c:v>0.25365613312278018</c:v>
                </c:pt>
                <c:pt idx="122">
                  <c:v>0.26293719943538907</c:v>
                </c:pt>
                <c:pt idx="123">
                  <c:v>0.26716592244761705</c:v>
                </c:pt>
                <c:pt idx="124">
                  <c:v>0.27573425304308818</c:v>
                </c:pt>
                <c:pt idx="125">
                  <c:v>0.28172403027096393</c:v>
                </c:pt>
                <c:pt idx="126">
                  <c:v>0.28947337091566633</c:v>
                </c:pt>
                <c:pt idx="127">
                  <c:v>0.29789694601486488</c:v>
                </c:pt>
                <c:pt idx="128">
                  <c:v>0.3024566266468165</c:v>
                </c:pt>
                <c:pt idx="129">
                  <c:v>0.30984273901249371</c:v>
                </c:pt>
                <c:pt idx="130">
                  <c:v>0.31711596630457051</c:v>
                </c:pt>
                <c:pt idx="131">
                  <c:v>0.32458677290751936</c:v>
                </c:pt>
                <c:pt idx="132">
                  <c:v>0.33302717463754689</c:v>
                </c:pt>
                <c:pt idx="133">
                  <c:v>0.33942296604262528</c:v>
                </c:pt>
                <c:pt idx="134">
                  <c:v>0.3479957185207162</c:v>
                </c:pt>
                <c:pt idx="135">
                  <c:v>0.3555314028758611</c:v>
                </c:pt>
                <c:pt idx="136">
                  <c:v>0.36407541756089523</c:v>
                </c:pt>
                <c:pt idx="137">
                  <c:v>0.37271713229468689</c:v>
                </c:pt>
                <c:pt idx="138">
                  <c:v>0.37850458014478655</c:v>
                </c:pt>
                <c:pt idx="139">
                  <c:v>0.38689235601699551</c:v>
                </c:pt>
                <c:pt idx="140">
                  <c:v>0.3949750030538271</c:v>
                </c:pt>
                <c:pt idx="141">
                  <c:v>0.40304344993836466</c:v>
                </c:pt>
                <c:pt idx="142">
                  <c:v>0.41306671416453933</c:v>
                </c:pt>
                <c:pt idx="143">
                  <c:v>0.4198055529296239</c:v>
                </c:pt>
                <c:pt idx="144">
                  <c:v>0.42900014209314469</c:v>
                </c:pt>
                <c:pt idx="145">
                  <c:v>0.43708966703351482</c:v>
                </c:pt>
                <c:pt idx="146">
                  <c:v>0.44865084299649027</c:v>
                </c:pt>
                <c:pt idx="147">
                  <c:v>0.4564237618221596</c:v>
                </c:pt>
                <c:pt idx="148">
                  <c:v>0.4637729762327763</c:v>
                </c:pt>
                <c:pt idx="149">
                  <c:v>0.47258019812998447</c:v>
                </c:pt>
                <c:pt idx="150">
                  <c:v>0.48164889965412688</c:v>
                </c:pt>
                <c:pt idx="151">
                  <c:v>0.49083337638940511</c:v>
                </c:pt>
                <c:pt idx="152">
                  <c:v>0.50109403660539653</c:v>
                </c:pt>
                <c:pt idx="153">
                  <c:v>0.50945369351620262</c:v>
                </c:pt>
                <c:pt idx="154">
                  <c:v>0.52078479322437143</c:v>
                </c:pt>
                <c:pt idx="155">
                  <c:v>0.52802724851745875</c:v>
                </c:pt>
                <c:pt idx="156">
                  <c:v>0.53733875133452536</c:v>
                </c:pt>
                <c:pt idx="157">
                  <c:v>0.54668125375354704</c:v>
                </c:pt>
                <c:pt idx="158">
                  <c:v>0.55565111070150219</c:v>
                </c:pt>
                <c:pt idx="159">
                  <c:v>0.56528595965629302</c:v>
                </c:pt>
                <c:pt idx="160">
                  <c:v>0.57436525170655328</c:v>
                </c:pt>
                <c:pt idx="161">
                  <c:v>0.58381541321432628</c:v>
                </c:pt>
                <c:pt idx="162">
                  <c:v>0.59520313035199501</c:v>
                </c:pt>
                <c:pt idx="163">
                  <c:v>0.60269275777828291</c:v>
                </c:pt>
                <c:pt idx="164">
                  <c:v>0.6121852664298767</c:v>
                </c:pt>
                <c:pt idx="165">
                  <c:v>0.62089883115719102</c:v>
                </c:pt>
                <c:pt idx="166">
                  <c:v>0.63325049074537543</c:v>
                </c:pt>
                <c:pt idx="167">
                  <c:v>0.63905965908903961</c:v>
                </c:pt>
                <c:pt idx="168">
                  <c:v>0.64799561079746981</c:v>
                </c:pt>
                <c:pt idx="169">
                  <c:v>0.65725306739929312</c:v>
                </c:pt>
                <c:pt idx="170">
                  <c:v>0.66589476040872597</c:v>
                </c:pt>
                <c:pt idx="171">
                  <c:v>0.67460327911028528</c:v>
                </c:pt>
                <c:pt idx="172">
                  <c:v>0.68637425231001759</c:v>
                </c:pt>
                <c:pt idx="173">
                  <c:v>0.69205992308740005</c:v>
                </c:pt>
                <c:pt idx="174">
                  <c:v>0.70239421038099914</c:v>
                </c:pt>
                <c:pt idx="175">
                  <c:v>0.70886555326282252</c:v>
                </c:pt>
                <c:pt idx="176">
                  <c:v>0.71725162560553291</c:v>
                </c:pt>
                <c:pt idx="177">
                  <c:v>0.72583276200372082</c:v>
                </c:pt>
                <c:pt idx="178">
                  <c:v>0.73408623673135609</c:v>
                </c:pt>
                <c:pt idx="179">
                  <c:v>0.74266235275791959</c:v>
                </c:pt>
                <c:pt idx="180">
                  <c:v>0.75363220636461192</c:v>
                </c:pt>
                <c:pt idx="181">
                  <c:v>0.75864510138067409</c:v>
                </c:pt>
                <c:pt idx="182">
                  <c:v>0.76962662015168037</c:v>
                </c:pt>
                <c:pt idx="183">
                  <c:v>0.77463215243019812</c:v>
                </c:pt>
                <c:pt idx="184">
                  <c:v>0.78339373080528252</c:v>
                </c:pt>
                <c:pt idx="185">
                  <c:v>0.79236804157868013</c:v>
                </c:pt>
                <c:pt idx="186">
                  <c:v>0.79736884302867594</c:v>
                </c:pt>
                <c:pt idx="187">
                  <c:v>0.80519591236424981</c:v>
                </c:pt>
                <c:pt idx="188">
                  <c:v>0.81162795048652348</c:v>
                </c:pt>
                <c:pt idx="189">
                  <c:v>0.81879601735671359</c:v>
                </c:pt>
                <c:pt idx="190">
                  <c:v>0.82756530403971285</c:v>
                </c:pt>
                <c:pt idx="191">
                  <c:v>0.83175368107847092</c:v>
                </c:pt>
                <c:pt idx="192">
                  <c:v>0.83838602283799368</c:v>
                </c:pt>
                <c:pt idx="193">
                  <c:v>0.84417684243104729</c:v>
                </c:pt>
                <c:pt idx="194">
                  <c:v>0.8503776690253515</c:v>
                </c:pt>
                <c:pt idx="195">
                  <c:v>0.86154932398688266</c:v>
                </c:pt>
                <c:pt idx="196">
                  <c:v>0.86181043880966224</c:v>
                </c:pt>
                <c:pt idx="197">
                  <c:v>0.86653812568256205</c:v>
                </c:pt>
                <c:pt idx="198">
                  <c:v>0.87134266007175987</c:v>
                </c:pt>
                <c:pt idx="199">
                  <c:v>0.87634063571205445</c:v>
                </c:pt>
                <c:pt idx="200">
                  <c:v>0.88236436533439078</c:v>
                </c:pt>
                <c:pt idx="201">
                  <c:v>0.88498702447462008</c:v>
                </c:pt>
                <c:pt idx="202">
                  <c:v>0.89081956282679531</c:v>
                </c:pt>
                <c:pt idx="203">
                  <c:v>0.89307756511979675</c:v>
                </c:pt>
                <c:pt idx="204">
                  <c:v>0.8979172463606605</c:v>
                </c:pt>
                <c:pt idx="205">
                  <c:v>0.90098006775999862</c:v>
                </c:pt>
                <c:pt idx="206">
                  <c:v>0.90398195706064166</c:v>
                </c:pt>
                <c:pt idx="207">
                  <c:v>0.90739303028449381</c:v>
                </c:pt>
                <c:pt idx="208">
                  <c:v>0.91052042283797441</c:v>
                </c:pt>
                <c:pt idx="209">
                  <c:v>0.91372049442220937</c:v>
                </c:pt>
                <c:pt idx="210">
                  <c:v>0.91770680445141306</c:v>
                </c:pt>
                <c:pt idx="211">
                  <c:v>0.91960966715101455</c:v>
                </c:pt>
                <c:pt idx="212">
                  <c:v>0.9225504258831716</c:v>
                </c:pt>
                <c:pt idx="213">
                  <c:v>0.92522185862790474</c:v>
                </c:pt>
                <c:pt idx="214">
                  <c:v>0.92910787592302624</c:v>
                </c:pt>
                <c:pt idx="215">
                  <c:v>0.93219158897697307</c:v>
                </c:pt>
                <c:pt idx="216">
                  <c:v>0.93310480083778469</c:v>
                </c:pt>
                <c:pt idx="217">
                  <c:v>0.93564145973452439</c:v>
                </c:pt>
                <c:pt idx="218">
                  <c:v>0.93796151377447556</c:v>
                </c:pt>
                <c:pt idx="219">
                  <c:v>0.94056103808517</c:v>
                </c:pt>
                <c:pt idx="220">
                  <c:v>0.94414210406453913</c:v>
                </c:pt>
                <c:pt idx="221">
                  <c:v>0.94532266922056529</c:v>
                </c:pt>
                <c:pt idx="222">
                  <c:v>0.95049944887574556</c:v>
                </c:pt>
                <c:pt idx="223">
                  <c:v>0.9506683983405495</c:v>
                </c:pt>
                <c:pt idx="224">
                  <c:v>0.95168680087054514</c:v>
                </c:pt>
                <c:pt idx="225">
                  <c:v>0.95462768240074547</c:v>
                </c:pt>
                <c:pt idx="226">
                  <c:v>0.95538974402293741</c:v>
                </c:pt>
                <c:pt idx="227">
                  <c:v>0.95820040610414992</c:v>
                </c:pt>
                <c:pt idx="228">
                  <c:v>0.95919923032582977</c:v>
                </c:pt>
                <c:pt idx="229">
                  <c:v>0.96098925866196983</c:v>
                </c:pt>
                <c:pt idx="230">
                  <c:v>0.96374161755945253</c:v>
                </c:pt>
                <c:pt idx="231">
                  <c:v>0.96433864732981023</c:v>
                </c:pt>
                <c:pt idx="232">
                  <c:v>0.96678181297828258</c:v>
                </c:pt>
                <c:pt idx="233">
                  <c:v>0.96709523935111996</c:v>
                </c:pt>
                <c:pt idx="234">
                  <c:v>0.96847298565684281</c:v>
                </c:pt>
                <c:pt idx="235">
                  <c:v>0.96958547407282536</c:v>
                </c:pt>
                <c:pt idx="236">
                  <c:v>0.97050068463514716</c:v>
                </c:pt>
                <c:pt idx="237">
                  <c:v>0.97147059752972598</c:v>
                </c:pt>
                <c:pt idx="238">
                  <c:v>0.97230347647111015</c:v>
                </c:pt>
                <c:pt idx="239">
                  <c:v>0.97310456879838447</c:v>
                </c:pt>
                <c:pt idx="240">
                  <c:v>0.97411483284769385</c:v>
                </c:pt>
                <c:pt idx="241">
                  <c:v>0.97443600814478326</c:v>
                </c:pt>
                <c:pt idx="242">
                  <c:v>0.97532328739253205</c:v>
                </c:pt>
                <c:pt idx="243">
                  <c:v>0.97552801278447898</c:v>
                </c:pt>
                <c:pt idx="244">
                  <c:v>0.97602264764036983</c:v>
                </c:pt>
                <c:pt idx="245">
                  <c:v>0.97651541237235839</c:v>
                </c:pt>
                <c:pt idx="246">
                  <c:v>0.97675627186454539</c:v>
                </c:pt>
                <c:pt idx="247">
                  <c:v>0.9771005112701453</c:v>
                </c:pt>
                <c:pt idx="248">
                  <c:v>0.97724686381200965</c:v>
                </c:pt>
                <c:pt idx="249">
                  <c:v>0.97739447821523029</c:v>
                </c:pt>
                <c:pt idx="250">
                  <c:v>0.97747909442358982</c:v>
                </c:pt>
                <c:pt idx="251">
                  <c:v>0.97747305661770456</c:v>
                </c:pt>
                <c:pt idx="252">
                  <c:v>0.97721592364692611</c:v>
                </c:pt>
                <c:pt idx="253">
                  <c:v>0.97716418919716519</c:v>
                </c:pt>
                <c:pt idx="254">
                  <c:v>0.9769870711060713</c:v>
                </c:pt>
                <c:pt idx="255">
                  <c:v>0.97657292595458745</c:v>
                </c:pt>
                <c:pt idx="256">
                  <c:v>0.97625532092189171</c:v>
                </c:pt>
                <c:pt idx="257">
                  <c:v>0.97570169885732139</c:v>
                </c:pt>
                <c:pt idx="258">
                  <c:v>0.97488600878308906</c:v>
                </c:pt>
                <c:pt idx="259">
                  <c:v>0.97469675876102424</c:v>
                </c:pt>
                <c:pt idx="260">
                  <c:v>0.97354536418385318</c:v>
                </c:pt>
                <c:pt idx="261">
                  <c:v>0.97350015419771874</c:v>
                </c:pt>
                <c:pt idx="262">
                  <c:v>0.97283267362841552</c:v>
                </c:pt>
                <c:pt idx="263">
                  <c:v>0.97095745667609945</c:v>
                </c:pt>
                <c:pt idx="264">
                  <c:v>0.97092040019553505</c:v>
                </c:pt>
                <c:pt idx="265">
                  <c:v>0.97090115101669938</c:v>
                </c:pt>
                <c:pt idx="266">
                  <c:v>0.97055442439235085</c:v>
                </c:pt>
                <c:pt idx="267">
                  <c:v>0.97001359498197115</c:v>
                </c:pt>
                <c:pt idx="268">
                  <c:v>0.96917669293199782</c:v>
                </c:pt>
                <c:pt idx="269">
                  <c:v>0.96886544393928131</c:v>
                </c:pt>
                <c:pt idx="270">
                  <c:v>0.96809546963500404</c:v>
                </c:pt>
                <c:pt idx="271">
                  <c:v>0.96772943571187886</c:v>
                </c:pt>
                <c:pt idx="272">
                  <c:v>0.96701959699086937</c:v>
                </c:pt>
                <c:pt idx="273">
                  <c:v>0.9651510289668892</c:v>
                </c:pt>
                <c:pt idx="274">
                  <c:v>0.96506297143184772</c:v>
                </c:pt>
                <c:pt idx="275">
                  <c:v>0.96502482247314714</c:v>
                </c:pt>
                <c:pt idx="276">
                  <c:v>0.96431982469749</c:v>
                </c:pt>
                <c:pt idx="277">
                  <c:v>0.96350687008620717</c:v>
                </c:pt>
                <c:pt idx="278">
                  <c:v>0.96233099993404214</c:v>
                </c:pt>
                <c:pt idx="279">
                  <c:v>0.96175525487091396</c:v>
                </c:pt>
                <c:pt idx="280">
                  <c:v>0.96068220134356064</c:v>
                </c:pt>
                <c:pt idx="281">
                  <c:v>0.95994479648987696</c:v>
                </c:pt>
                <c:pt idx="282">
                  <c:v>0.9585341031857969</c:v>
                </c:pt>
                <c:pt idx="283">
                  <c:v>0.95773942783431321</c:v>
                </c:pt>
                <c:pt idx="284">
                  <c:v>0.95686804186653784</c:v>
                </c:pt>
                <c:pt idx="285">
                  <c:v>0.9555262268957323</c:v>
                </c:pt>
                <c:pt idx="286">
                  <c:v>0.95484326556508903</c:v>
                </c:pt>
                <c:pt idx="287">
                  <c:v>0.9537602813458872</c:v>
                </c:pt>
                <c:pt idx="288">
                  <c:v>0.95237808570614879</c:v>
                </c:pt>
                <c:pt idx="289">
                  <c:v>0.95172312320612773</c:v>
                </c:pt>
                <c:pt idx="290">
                  <c:v>0.95065872554814346</c:v>
                </c:pt>
                <c:pt idx="291">
                  <c:v>0.94962632964815652</c:v>
                </c:pt>
                <c:pt idx="292">
                  <c:v>0.94818587989426661</c:v>
                </c:pt>
                <c:pt idx="293">
                  <c:v>0.94708623297622396</c:v>
                </c:pt>
                <c:pt idx="294">
                  <c:v>0.94637804340178211</c:v>
                </c:pt>
                <c:pt idx="295">
                  <c:v>0.94537930210597554</c:v>
                </c:pt>
                <c:pt idx="296">
                  <c:v>0.94436350397875868</c:v>
                </c:pt>
                <c:pt idx="297">
                  <c:v>0.94334127552591063</c:v>
                </c:pt>
                <c:pt idx="298">
                  <c:v>0.94214344228142832</c:v>
                </c:pt>
                <c:pt idx="299">
                  <c:v>0.94133639697612403</c:v>
                </c:pt>
                <c:pt idx="300">
                  <c:v>0.94034693121757751</c:v>
                </c:pt>
                <c:pt idx="301">
                  <c:v>0.93937451887330858</c:v>
                </c:pt>
                <c:pt idx="302">
                  <c:v>0.93822291500819988</c:v>
                </c:pt>
                <c:pt idx="303">
                  <c:v>0.93656433829474039</c:v>
                </c:pt>
                <c:pt idx="304">
                  <c:v>0.93647973998566891</c:v>
                </c:pt>
                <c:pt idx="305">
                  <c:v>0.93563326470862529</c:v>
                </c:pt>
                <c:pt idx="306">
                  <c:v>0.93473728096196973</c:v>
                </c:pt>
                <c:pt idx="307">
                  <c:v>0.93385251724663643</c:v>
                </c:pt>
                <c:pt idx="308">
                  <c:v>0.93295125837345338</c:v>
                </c:pt>
                <c:pt idx="309">
                  <c:v>0.93205543231820742</c:v>
                </c:pt>
                <c:pt idx="310">
                  <c:v>0.93119049511429641</c:v>
                </c:pt>
                <c:pt idx="311">
                  <c:v>0.93031983773881888</c:v>
                </c:pt>
                <c:pt idx="312">
                  <c:v>0.9293430406382226</c:v>
                </c:pt>
                <c:pt idx="313">
                  <c:v>0.92759148573721717</c:v>
                </c:pt>
                <c:pt idx="314">
                  <c:v>0.92744917293428419</c:v>
                </c:pt>
                <c:pt idx="315">
                  <c:v>0.9264979384945814</c:v>
                </c:pt>
                <c:pt idx="316">
                  <c:v>0.92550102489916586</c:v>
                </c:pt>
                <c:pt idx="317">
                  <c:v>0.92445334930966716</c:v>
                </c:pt>
                <c:pt idx="318">
                  <c:v>0.92335184207321996</c:v>
                </c:pt>
                <c:pt idx="319">
                  <c:v>0.92223434585032749</c:v>
                </c:pt>
                <c:pt idx="320">
                  <c:v>0.92120824604232265</c:v>
                </c:pt>
                <c:pt idx="321">
                  <c:v>0.92011985622573367</c:v>
                </c:pt>
                <c:pt idx="322">
                  <c:v>0.91898558752492354</c:v>
                </c:pt>
                <c:pt idx="323">
                  <c:v>0.91767157555152412</c:v>
                </c:pt>
                <c:pt idx="324">
                  <c:v>0.91691701624489164</c:v>
                </c:pt>
                <c:pt idx="325">
                  <c:v>0.91557813950641842</c:v>
                </c:pt>
                <c:pt idx="326">
                  <c:v>0.91491243612983675</c:v>
                </c:pt>
                <c:pt idx="327">
                  <c:v>0.91397817216514154</c:v>
                </c:pt>
                <c:pt idx="328">
                  <c:v>0.91271968448160623</c:v>
                </c:pt>
                <c:pt idx="329">
                  <c:v>0.91211587708859498</c:v>
                </c:pt>
                <c:pt idx="330">
                  <c:v>0.91109878137263034</c:v>
                </c:pt>
                <c:pt idx="331">
                  <c:v>0.9103039628684374</c:v>
                </c:pt>
                <c:pt idx="332">
                  <c:v>0.90943290510957808</c:v>
                </c:pt>
                <c:pt idx="333">
                  <c:v>0.90850233069311082</c:v>
                </c:pt>
                <c:pt idx="334">
                  <c:v>0.90777706445492612</c:v>
                </c:pt>
                <c:pt idx="335">
                  <c:v>0.9069333885929004</c:v>
                </c:pt>
                <c:pt idx="336">
                  <c:v>0.90582586391211561</c:v>
                </c:pt>
                <c:pt idx="337">
                  <c:v>0.9054441074498859</c:v>
                </c:pt>
                <c:pt idx="338">
                  <c:v>0.90452543369451688</c:v>
                </c:pt>
                <c:pt idx="339">
                  <c:v>0.90387295612556473</c:v>
                </c:pt>
                <c:pt idx="340">
                  <c:v>0.90301634500250982</c:v>
                </c:pt>
                <c:pt idx="341">
                  <c:v>0.90184404516529404</c:v>
                </c:pt>
                <c:pt idx="342">
                  <c:v>0.90168716460869225</c:v>
                </c:pt>
                <c:pt idx="343">
                  <c:v>0.90027653758539217</c:v>
                </c:pt>
                <c:pt idx="344">
                  <c:v>0.90023022132184471</c:v>
                </c:pt>
                <c:pt idx="345">
                  <c:v>0.8998655408239693</c:v>
                </c:pt>
                <c:pt idx="346">
                  <c:v>0.89885952828412885</c:v>
                </c:pt>
                <c:pt idx="347">
                  <c:v>0.89856019475050819</c:v>
                </c:pt>
                <c:pt idx="348">
                  <c:v>0.89774258319492639</c:v>
                </c:pt>
                <c:pt idx="349">
                  <c:v>0.89723485254803126</c:v>
                </c:pt>
                <c:pt idx="350">
                  <c:v>0.89647918467754339</c:v>
                </c:pt>
                <c:pt idx="351">
                  <c:v>0.89541269296055392</c:v>
                </c:pt>
                <c:pt idx="352">
                  <c:v>0.89525550301563728</c:v>
                </c:pt>
                <c:pt idx="353">
                  <c:v>0.89310375633348515</c:v>
                </c:pt>
                <c:pt idx="354">
                  <c:v>0.8930225781432245</c:v>
                </c:pt>
                <c:pt idx="355">
                  <c:v>0.89295749328338359</c:v>
                </c:pt>
                <c:pt idx="356">
                  <c:v>0.89226675883338036</c:v>
                </c:pt>
                <c:pt idx="357">
                  <c:v>0.89179715656334446</c:v>
                </c:pt>
                <c:pt idx="358">
                  <c:v>0.89107924495588686</c:v>
                </c:pt>
                <c:pt idx="359">
                  <c:v>0.89038310753323635</c:v>
                </c:pt>
                <c:pt idx="360">
                  <c:v>0.88920815259417441</c:v>
                </c:pt>
                <c:pt idx="361">
                  <c:v>0.88838729202500677</c:v>
                </c:pt>
                <c:pt idx="362">
                  <c:v>0.88828768432037575</c:v>
                </c:pt>
                <c:pt idx="363">
                  <c:v>0.886453727925956</c:v>
                </c:pt>
                <c:pt idx="364">
                  <c:v>0.88640694123155306</c:v>
                </c:pt>
                <c:pt idx="365">
                  <c:v>0.8860267853152477</c:v>
                </c:pt>
                <c:pt idx="366">
                  <c:v>0.88512391673443147</c:v>
                </c:pt>
                <c:pt idx="367">
                  <c:v>0.88471317839773522</c:v>
                </c:pt>
                <c:pt idx="368">
                  <c:v>0.88397939941394621</c:v>
                </c:pt>
                <c:pt idx="369">
                  <c:v>0.88335201030134314</c:v>
                </c:pt>
                <c:pt idx="370">
                  <c:v>0.88274768806775794</c:v>
                </c:pt>
                <c:pt idx="371">
                  <c:v>0.88178039658280716</c:v>
                </c:pt>
                <c:pt idx="372">
                  <c:v>0.88148480393517692</c:v>
                </c:pt>
                <c:pt idx="373">
                  <c:v>0.88015068641525285</c:v>
                </c:pt>
                <c:pt idx="374">
                  <c:v>0.88010736797132694</c:v>
                </c:pt>
                <c:pt idx="375">
                  <c:v>0.87965225803568448</c:v>
                </c:pt>
                <c:pt idx="376">
                  <c:v>0.87880924485815004</c:v>
                </c:pt>
                <c:pt idx="377">
                  <c:v>0.87844635831853879</c:v>
                </c:pt>
                <c:pt idx="378">
                  <c:v>0.87767329064273236</c:v>
                </c:pt>
                <c:pt idx="379">
                  <c:v>0.87728515733144208</c:v>
                </c:pt>
                <c:pt idx="380">
                  <c:v>0.87677964799819463</c:v>
                </c:pt>
                <c:pt idx="381">
                  <c:v>0.87593429775896903</c:v>
                </c:pt>
                <c:pt idx="382">
                  <c:v>0.87571843557442497</c:v>
                </c:pt>
                <c:pt idx="383">
                  <c:v>0.8743792678650959</c:v>
                </c:pt>
                <c:pt idx="384">
                  <c:v>0.87430033377493865</c:v>
                </c:pt>
                <c:pt idx="385">
                  <c:v>0.87398360985040247</c:v>
                </c:pt>
                <c:pt idx="386">
                  <c:v>0.87366295409761874</c:v>
                </c:pt>
                <c:pt idx="387">
                  <c:v>0.87335600394559332</c:v>
                </c:pt>
                <c:pt idx="388">
                  <c:v>0.87291437484828993</c:v>
                </c:pt>
                <c:pt idx="389">
                  <c:v>0.87244827744092035</c:v>
                </c:pt>
                <c:pt idx="390">
                  <c:v>0.87198716938835852</c:v>
                </c:pt>
                <c:pt idx="391">
                  <c:v>0.87110789609462491</c:v>
                </c:pt>
                <c:pt idx="392">
                  <c:v>0.87108389336542447</c:v>
                </c:pt>
                <c:pt idx="393">
                  <c:v>0.87064752650864985</c:v>
                </c:pt>
                <c:pt idx="394">
                  <c:v>0.87020710744595442</c:v>
                </c:pt>
                <c:pt idx="395">
                  <c:v>0.86976685921000896</c:v>
                </c:pt>
                <c:pt idx="396">
                  <c:v>0.8691825263975973</c:v>
                </c:pt>
                <c:pt idx="397">
                  <c:v>0.86886052476814413</c:v>
                </c:pt>
                <c:pt idx="398">
                  <c:v>0.8683852402618657</c:v>
                </c:pt>
                <c:pt idx="399">
                  <c:v>0.86770043591886592</c:v>
                </c:pt>
                <c:pt idx="400">
                  <c:v>0.86757072901312393</c:v>
                </c:pt>
                <c:pt idx="401">
                  <c:v>0.86690158012382645</c:v>
                </c:pt>
                <c:pt idx="402">
                  <c:v>0.86671191876683251</c:v>
                </c:pt>
                <c:pt idx="403">
                  <c:v>0.86579095846238885</c:v>
                </c:pt>
                <c:pt idx="404">
                  <c:v>0.865771144969532</c:v>
                </c:pt>
                <c:pt idx="405">
                  <c:v>0.86557848183260333</c:v>
                </c:pt>
                <c:pt idx="406">
                  <c:v>0.86525525952529503</c:v>
                </c:pt>
                <c:pt idx="407">
                  <c:v>0.8650381053835392</c:v>
                </c:pt>
                <c:pt idx="408">
                  <c:v>0.86474058365754336</c:v>
                </c:pt>
                <c:pt idx="409">
                  <c:v>0.86430550583309362</c:v>
                </c:pt>
                <c:pt idx="410">
                  <c:v>0.86426220374270202</c:v>
                </c:pt>
                <c:pt idx="411">
                  <c:v>0.86366526306931068</c:v>
                </c:pt>
                <c:pt idx="412">
                  <c:v>0.86365422476976672</c:v>
                </c:pt>
                <c:pt idx="413">
                  <c:v>0.86353529932273376</c:v>
                </c:pt>
                <c:pt idx="414">
                  <c:v>0.86333540529139208</c:v>
                </c:pt>
                <c:pt idx="415">
                  <c:v>0.86327486805117071</c:v>
                </c:pt>
                <c:pt idx="416">
                  <c:v>0.86311085400553267</c:v>
                </c:pt>
                <c:pt idx="417">
                  <c:v>0.86304330028754817</c:v>
                </c:pt>
                <c:pt idx="418">
                  <c:v>0.86304330028754817</c:v>
                </c:pt>
                <c:pt idx="419">
                  <c:v>0.86304330028754817</c:v>
                </c:pt>
                <c:pt idx="420">
                  <c:v>0.86304330028754817</c:v>
                </c:pt>
                <c:pt idx="421">
                  <c:v>0.86304330028754817</c:v>
                </c:pt>
                <c:pt idx="422">
                  <c:v>0.86304330028754817</c:v>
                </c:pt>
                <c:pt idx="423">
                  <c:v>0.86304330028754817</c:v>
                </c:pt>
                <c:pt idx="424">
                  <c:v>0.86304330028754817</c:v>
                </c:pt>
                <c:pt idx="425">
                  <c:v>0.86304330028754817</c:v>
                </c:pt>
                <c:pt idx="426">
                  <c:v>0.86304330028754817</c:v>
                </c:pt>
                <c:pt idx="427">
                  <c:v>0.86304330028754817</c:v>
                </c:pt>
                <c:pt idx="428">
                  <c:v>0.86304330028754817</c:v>
                </c:pt>
                <c:pt idx="429">
                  <c:v>0.86304330028754817</c:v>
                </c:pt>
                <c:pt idx="430">
                  <c:v>0.86304330028754817</c:v>
                </c:pt>
                <c:pt idx="431">
                  <c:v>0.86304330028754817</c:v>
                </c:pt>
                <c:pt idx="432">
                  <c:v>0.86304330028754817</c:v>
                </c:pt>
                <c:pt idx="433">
                  <c:v>0.86304330028754817</c:v>
                </c:pt>
                <c:pt idx="434">
                  <c:v>0.86304330028754817</c:v>
                </c:pt>
                <c:pt idx="435">
                  <c:v>0.86304330028754817</c:v>
                </c:pt>
                <c:pt idx="436">
                  <c:v>0.86304330028754817</c:v>
                </c:pt>
                <c:pt idx="437">
                  <c:v>0.86304330028754817</c:v>
                </c:pt>
                <c:pt idx="438">
                  <c:v>0.86304330028754817</c:v>
                </c:pt>
                <c:pt idx="439">
                  <c:v>0.86304330028754817</c:v>
                </c:pt>
                <c:pt idx="440">
                  <c:v>0.86304330028754817</c:v>
                </c:pt>
                <c:pt idx="441">
                  <c:v>0.86304330028754817</c:v>
                </c:pt>
                <c:pt idx="442">
                  <c:v>0.86304330028754817</c:v>
                </c:pt>
                <c:pt idx="443">
                  <c:v>0.86304330028754817</c:v>
                </c:pt>
                <c:pt idx="444">
                  <c:v>0.86304330028754817</c:v>
                </c:pt>
                <c:pt idx="445">
                  <c:v>0.86304330028754817</c:v>
                </c:pt>
                <c:pt idx="446">
                  <c:v>0.86304330028754817</c:v>
                </c:pt>
                <c:pt idx="447">
                  <c:v>0.86304330028754817</c:v>
                </c:pt>
                <c:pt idx="448">
                  <c:v>0.86304330028754817</c:v>
                </c:pt>
                <c:pt idx="449">
                  <c:v>0.86304330028754817</c:v>
                </c:pt>
                <c:pt idx="450">
                  <c:v>0.86304330028754817</c:v>
                </c:pt>
                <c:pt idx="451">
                  <c:v>0.86304330028754817</c:v>
                </c:pt>
                <c:pt idx="452">
                  <c:v>0.86304330028754817</c:v>
                </c:pt>
                <c:pt idx="453">
                  <c:v>0.86304330028754817</c:v>
                </c:pt>
                <c:pt idx="454">
                  <c:v>0.86304330028754817</c:v>
                </c:pt>
                <c:pt idx="455">
                  <c:v>0.86304330028754817</c:v>
                </c:pt>
                <c:pt idx="456">
                  <c:v>0.86304330028754817</c:v>
                </c:pt>
                <c:pt idx="457">
                  <c:v>0.86304330028754817</c:v>
                </c:pt>
                <c:pt idx="458">
                  <c:v>0.86304330028754817</c:v>
                </c:pt>
                <c:pt idx="459">
                  <c:v>0.86304330028754817</c:v>
                </c:pt>
                <c:pt idx="460">
                  <c:v>0.86304330028754817</c:v>
                </c:pt>
                <c:pt idx="461">
                  <c:v>0.86304330028754817</c:v>
                </c:pt>
                <c:pt idx="462">
                  <c:v>0.86304330028754817</c:v>
                </c:pt>
                <c:pt idx="463">
                  <c:v>0.86304330028754817</c:v>
                </c:pt>
                <c:pt idx="464">
                  <c:v>0.86304330028754817</c:v>
                </c:pt>
                <c:pt idx="465">
                  <c:v>0.86304330028754817</c:v>
                </c:pt>
                <c:pt idx="466">
                  <c:v>0.86304330028754817</c:v>
                </c:pt>
                <c:pt idx="467">
                  <c:v>0.86304330028754817</c:v>
                </c:pt>
                <c:pt idx="468">
                  <c:v>0.86304330028754817</c:v>
                </c:pt>
                <c:pt idx="469">
                  <c:v>0.86304330028754817</c:v>
                </c:pt>
                <c:pt idx="470">
                  <c:v>0.86304330028754817</c:v>
                </c:pt>
                <c:pt idx="471">
                  <c:v>0.86304330028754817</c:v>
                </c:pt>
                <c:pt idx="472">
                  <c:v>0.86304330028754817</c:v>
                </c:pt>
                <c:pt idx="473">
                  <c:v>0.86304330028754817</c:v>
                </c:pt>
                <c:pt idx="474">
                  <c:v>0.86304330028754817</c:v>
                </c:pt>
                <c:pt idx="475">
                  <c:v>0.86304330028754817</c:v>
                </c:pt>
                <c:pt idx="476">
                  <c:v>0.86304330028754817</c:v>
                </c:pt>
                <c:pt idx="477">
                  <c:v>0.86304330028754817</c:v>
                </c:pt>
                <c:pt idx="478">
                  <c:v>0.86304330028754817</c:v>
                </c:pt>
                <c:pt idx="479">
                  <c:v>0.86304330028754817</c:v>
                </c:pt>
                <c:pt idx="480">
                  <c:v>0.86304330028754817</c:v>
                </c:pt>
                <c:pt idx="481">
                  <c:v>0.86304330028754817</c:v>
                </c:pt>
                <c:pt idx="482">
                  <c:v>0.86304330028754817</c:v>
                </c:pt>
                <c:pt idx="483">
                  <c:v>0.86304330028754817</c:v>
                </c:pt>
                <c:pt idx="484">
                  <c:v>0.86304330028754817</c:v>
                </c:pt>
                <c:pt idx="485">
                  <c:v>0.86304330028754817</c:v>
                </c:pt>
                <c:pt idx="486">
                  <c:v>0.86304330028754817</c:v>
                </c:pt>
                <c:pt idx="487">
                  <c:v>0.86304330028754817</c:v>
                </c:pt>
                <c:pt idx="488">
                  <c:v>0.86304330028754817</c:v>
                </c:pt>
                <c:pt idx="489">
                  <c:v>0.86304330028754817</c:v>
                </c:pt>
                <c:pt idx="490">
                  <c:v>0.86304330028754817</c:v>
                </c:pt>
                <c:pt idx="491">
                  <c:v>0.86304330028754817</c:v>
                </c:pt>
                <c:pt idx="492">
                  <c:v>0.86304330028754817</c:v>
                </c:pt>
                <c:pt idx="493">
                  <c:v>0.86304330028754817</c:v>
                </c:pt>
                <c:pt idx="494">
                  <c:v>0.86304330028754817</c:v>
                </c:pt>
                <c:pt idx="495">
                  <c:v>0.86304330028754817</c:v>
                </c:pt>
                <c:pt idx="496">
                  <c:v>0.86304330028754817</c:v>
                </c:pt>
                <c:pt idx="497">
                  <c:v>0.86304330028754817</c:v>
                </c:pt>
                <c:pt idx="498">
                  <c:v>0.86304330028754817</c:v>
                </c:pt>
                <c:pt idx="499">
                  <c:v>0.86304330028754817</c:v>
                </c:pt>
              </c:numCache>
            </c:numRef>
          </c:yVal>
          <c:smooth val="0"/>
          <c:extLst>
            <c:ext xmlns:c16="http://schemas.microsoft.com/office/drawing/2014/chart" uri="{C3380CC4-5D6E-409C-BE32-E72D297353CC}">
              <c16:uniqueId val="{00000000-11CE-455A-99C1-575223E0969E}"/>
            </c:ext>
          </c:extLst>
        </c:ser>
        <c:ser>
          <c:idx val="1"/>
          <c:order val="1"/>
          <c:tx>
            <c:strRef>
              <c:f>実験2計算_AVE!$BD$2</c:f>
              <c:strCache>
                <c:ptCount val="1"/>
                <c:pt idx="0">
                  <c:v>b=0.1</c:v>
                </c:pt>
              </c:strCache>
            </c:strRef>
          </c:tx>
          <c:spPr>
            <a:ln w="25400" cap="rnd">
              <a:noFill/>
              <a:round/>
            </a:ln>
            <a:effectLst/>
          </c:spPr>
          <c:marker>
            <c:symbol val="circle"/>
            <c:size val="5"/>
            <c:spPr>
              <a:solidFill>
                <a:schemeClr val="accent2"/>
              </a:solidFill>
              <a:ln w="9525">
                <a:solidFill>
                  <a:schemeClr val="accent2"/>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実験2計算_AVE!$BD$3:$BD$502</c:f>
              <c:numCache>
                <c:formatCode>General</c:formatCode>
                <c:ptCount val="500"/>
                <c:pt idx="0">
                  <c:v>0</c:v>
                </c:pt>
                <c:pt idx="1">
                  <c:v>6.8479271349853463E-6</c:v>
                </c:pt>
                <c:pt idx="2">
                  <c:v>7.9746421497928992E-6</c:v>
                </c:pt>
                <c:pt idx="3">
                  <c:v>8.7522748427115018E-6</c:v>
                </c:pt>
                <c:pt idx="4">
                  <c:v>4.4011681868801198E-5</c:v>
                </c:pt>
                <c:pt idx="5">
                  <c:v>1.400887163257943E-4</c:v>
                </c:pt>
                <c:pt idx="6">
                  <c:v>3.5935255455807769E-4</c:v>
                </c:pt>
                <c:pt idx="7">
                  <c:v>4.209385251960398E-4</c:v>
                </c:pt>
                <c:pt idx="8">
                  <c:v>6.2790776967956458E-4</c:v>
                </c:pt>
                <c:pt idx="9">
                  <c:v>8.4860838943491177E-4</c:v>
                </c:pt>
                <c:pt idx="10">
                  <c:v>1.1066508015038807E-3</c:v>
                </c:pt>
                <c:pt idx="11">
                  <c:v>1.4715165652248443E-3</c:v>
                </c:pt>
                <c:pt idx="12">
                  <c:v>1.6772961975215579E-3</c:v>
                </c:pt>
                <c:pt idx="13">
                  <c:v>2.1029897915297953E-3</c:v>
                </c:pt>
                <c:pt idx="14">
                  <c:v>2.2880679503139651E-3</c:v>
                </c:pt>
                <c:pt idx="15">
                  <c:v>2.6116276925473398E-3</c:v>
                </c:pt>
                <c:pt idx="16">
                  <c:v>3.5745590144498902E-3</c:v>
                </c:pt>
                <c:pt idx="17">
                  <c:v>3.6335577595816228E-3</c:v>
                </c:pt>
                <c:pt idx="18">
                  <c:v>3.8528858248829318E-3</c:v>
                </c:pt>
                <c:pt idx="19">
                  <c:v>4.2607187849949104E-3</c:v>
                </c:pt>
                <c:pt idx="20">
                  <c:v>4.4180500409225446E-3</c:v>
                </c:pt>
                <c:pt idx="21">
                  <c:v>4.9421752851538138E-3</c:v>
                </c:pt>
                <c:pt idx="22">
                  <c:v>5.231441104443812E-3</c:v>
                </c:pt>
                <c:pt idx="23">
                  <c:v>5.8208433814551548E-3</c:v>
                </c:pt>
                <c:pt idx="24">
                  <c:v>6.406872393925931E-3</c:v>
                </c:pt>
                <c:pt idx="25">
                  <c:v>6.6753912808500977E-3</c:v>
                </c:pt>
                <c:pt idx="26">
                  <c:v>7.4522018259596768E-3</c:v>
                </c:pt>
                <c:pt idx="27">
                  <c:v>7.6938892761520819E-3</c:v>
                </c:pt>
                <c:pt idx="28">
                  <c:v>8.2543827975340538E-3</c:v>
                </c:pt>
                <c:pt idx="29">
                  <c:v>8.9633719577245224E-3</c:v>
                </c:pt>
                <c:pt idx="30">
                  <c:v>9.4152039066956478E-3</c:v>
                </c:pt>
                <c:pt idx="31">
                  <c:v>1.0068192361928737E-2</c:v>
                </c:pt>
                <c:pt idx="32">
                  <c:v>1.0702649221449912E-2</c:v>
                </c:pt>
                <c:pt idx="33">
                  <c:v>1.1366898795088981E-2</c:v>
                </c:pt>
                <c:pt idx="34">
                  <c:v>1.2560613781965976E-2</c:v>
                </c:pt>
                <c:pt idx="35">
                  <c:v>1.2806262560780612E-2</c:v>
                </c:pt>
                <c:pt idx="36">
                  <c:v>1.3961438694762325E-2</c:v>
                </c:pt>
                <c:pt idx="37">
                  <c:v>1.4242120738935948E-2</c:v>
                </c:pt>
                <c:pt idx="38">
                  <c:v>1.4967880847306422E-2</c:v>
                </c:pt>
                <c:pt idx="39">
                  <c:v>1.5976525016768332E-2</c:v>
                </c:pt>
                <c:pt idx="40">
                  <c:v>1.6523329893107265E-2</c:v>
                </c:pt>
                <c:pt idx="41">
                  <c:v>1.7335430759831894E-2</c:v>
                </c:pt>
                <c:pt idx="42">
                  <c:v>1.8166847701169362E-2</c:v>
                </c:pt>
                <c:pt idx="43">
                  <c:v>1.8982049033533267E-2</c:v>
                </c:pt>
                <c:pt idx="44">
                  <c:v>2.0340777297121426E-2</c:v>
                </c:pt>
                <c:pt idx="45">
                  <c:v>2.0697861273438461E-2</c:v>
                </c:pt>
                <c:pt idx="46">
                  <c:v>2.204192110148032E-2</c:v>
                </c:pt>
                <c:pt idx="47">
                  <c:v>2.2485956709407826E-2</c:v>
                </c:pt>
                <c:pt idx="48">
                  <c:v>2.3413782943639369E-2</c:v>
                </c:pt>
                <c:pt idx="49">
                  <c:v>2.4525230494305241E-2</c:v>
                </c:pt>
                <c:pt idx="50">
                  <c:v>2.5351082306591347E-2</c:v>
                </c:pt>
                <c:pt idx="51">
                  <c:v>2.636676548010905E-2</c:v>
                </c:pt>
                <c:pt idx="52">
                  <c:v>2.7417329730153442E-2</c:v>
                </c:pt>
                <c:pt idx="53">
                  <c:v>2.8509405032599529E-2</c:v>
                </c:pt>
                <c:pt idx="54">
                  <c:v>3.0639993910096752E-2</c:v>
                </c:pt>
                <c:pt idx="55">
                  <c:v>3.0771948092404282E-2</c:v>
                </c:pt>
                <c:pt idx="56">
                  <c:v>3.3301031860531197E-2</c:v>
                </c:pt>
                <c:pt idx="57">
                  <c:v>3.3445147364148019E-2</c:v>
                </c:pt>
                <c:pt idx="58">
                  <c:v>3.4441044640617272E-2</c:v>
                </c:pt>
                <c:pt idx="59">
                  <c:v>3.6569662001081152E-2</c:v>
                </c:pt>
                <c:pt idx="60">
                  <c:v>3.69949858955822E-2</c:v>
                </c:pt>
                <c:pt idx="61">
                  <c:v>3.8325931936383478E-2</c:v>
                </c:pt>
                <c:pt idx="62">
                  <c:v>3.9755599056845996E-2</c:v>
                </c:pt>
                <c:pt idx="63">
                  <c:v>4.1101709326074098E-2</c:v>
                </c:pt>
                <c:pt idx="64">
                  <c:v>4.2947338441922313E-2</c:v>
                </c:pt>
                <c:pt idx="65">
                  <c:v>4.398628705632459E-2</c:v>
                </c:pt>
                <c:pt idx="66">
                  <c:v>4.5504847421490441E-2</c:v>
                </c:pt>
                <c:pt idx="67">
                  <c:v>4.7104212462676272E-2</c:v>
                </c:pt>
                <c:pt idx="68">
                  <c:v>4.8659149669326038E-2</c:v>
                </c:pt>
                <c:pt idx="69">
                  <c:v>5.0731716359528792E-2</c:v>
                </c:pt>
                <c:pt idx="70">
                  <c:v>5.2032803870429807E-2</c:v>
                </c:pt>
                <c:pt idx="71">
                  <c:v>5.3796425737804257E-2</c:v>
                </c:pt>
                <c:pt idx="72">
                  <c:v>5.5558853578912527E-2</c:v>
                </c:pt>
                <c:pt idx="73">
                  <c:v>5.7856955916666328E-2</c:v>
                </c:pt>
                <c:pt idx="74">
                  <c:v>5.9586965952412523E-2</c:v>
                </c:pt>
                <c:pt idx="75">
                  <c:v>6.1291034870891971E-2</c:v>
                </c:pt>
                <c:pt idx="76">
                  <c:v>6.333070607579111E-2</c:v>
                </c:pt>
                <c:pt idx="77">
                  <c:v>6.542161421790986E-2</c:v>
                </c:pt>
                <c:pt idx="78">
                  <c:v>6.7627826051948267E-2</c:v>
                </c:pt>
                <c:pt idx="79">
                  <c:v>7.0583730824058416E-2</c:v>
                </c:pt>
                <c:pt idx="80">
                  <c:v>7.2294139718244887E-2</c:v>
                </c:pt>
                <c:pt idx="81">
                  <c:v>7.4849095044653063E-2</c:v>
                </c:pt>
                <c:pt idx="82">
                  <c:v>7.7038571558109059E-2</c:v>
                </c:pt>
                <c:pt idx="83">
                  <c:v>7.9463011880941625E-2</c:v>
                </c:pt>
                <c:pt idx="84">
                  <c:v>8.3362883362001525E-2</c:v>
                </c:pt>
                <c:pt idx="85">
                  <c:v>8.4686078336938794E-2</c:v>
                </c:pt>
                <c:pt idx="86">
                  <c:v>9.0897079446218138E-2</c:v>
                </c:pt>
                <c:pt idx="87">
                  <c:v>9.1042173659106343E-2</c:v>
                </c:pt>
                <c:pt idx="88">
                  <c:v>9.299128268164332E-2</c:v>
                </c:pt>
                <c:pt idx="89">
                  <c:v>9.7017947262545159E-2</c:v>
                </c:pt>
                <c:pt idx="90">
                  <c:v>9.9084592131109761E-2</c:v>
                </c:pt>
                <c:pt idx="91">
                  <c:v>0.10311332628786178</c:v>
                </c:pt>
                <c:pt idx="92">
                  <c:v>0.10857510565866872</c:v>
                </c:pt>
                <c:pt idx="93">
                  <c:v>0.10885912418878348</c:v>
                </c:pt>
                <c:pt idx="94">
                  <c:v>0.11379963909190594</c:v>
                </c:pt>
                <c:pt idx="95">
                  <c:v>0.11572992344942871</c:v>
                </c:pt>
                <c:pt idx="96">
                  <c:v>0.12189233892656227</c:v>
                </c:pt>
                <c:pt idx="97">
                  <c:v>0.12556966691316288</c:v>
                </c:pt>
                <c:pt idx="98">
                  <c:v>0.12685734361817985</c:v>
                </c:pt>
                <c:pt idx="99">
                  <c:v>0.13095472526746491</c:v>
                </c:pt>
                <c:pt idx="100">
                  <c:v>0.13477558475431825</c:v>
                </c:pt>
                <c:pt idx="101">
                  <c:v>0.13878117827074102</c:v>
                </c:pt>
                <c:pt idx="102">
                  <c:v>0.14440776139237663</c:v>
                </c:pt>
                <c:pt idx="103">
                  <c:v>0.14742538584095155</c:v>
                </c:pt>
                <c:pt idx="104">
                  <c:v>0.1526730116067182</c:v>
                </c:pt>
                <c:pt idx="105">
                  <c:v>0.15657300804046417</c:v>
                </c:pt>
                <c:pt idx="106">
                  <c:v>0.16161701724787042</c:v>
                </c:pt>
                <c:pt idx="107">
                  <c:v>0.16847343898323641</c:v>
                </c:pt>
                <c:pt idx="108">
                  <c:v>0.1714825783533869</c:v>
                </c:pt>
                <c:pt idx="109">
                  <c:v>0.17692715157087979</c:v>
                </c:pt>
                <c:pt idx="110">
                  <c:v>0.18240639012149015</c:v>
                </c:pt>
                <c:pt idx="111">
                  <c:v>0.18824378359661773</c:v>
                </c:pt>
                <c:pt idx="112">
                  <c:v>0.19647032223909178</c:v>
                </c:pt>
                <c:pt idx="113">
                  <c:v>0.20018108879447941</c:v>
                </c:pt>
                <c:pt idx="114">
                  <c:v>0.20998500233672238</c:v>
                </c:pt>
                <c:pt idx="115">
                  <c:v>0.21358055455150274</c:v>
                </c:pt>
                <c:pt idx="116">
                  <c:v>0.22311239479379211</c:v>
                </c:pt>
                <c:pt idx="117">
                  <c:v>0.22886993777995726</c:v>
                </c:pt>
                <c:pt idx="118">
                  <c:v>0.23253593175582579</c:v>
                </c:pt>
                <c:pt idx="119">
                  <c:v>0.23949338740144349</c:v>
                </c:pt>
                <c:pt idx="120">
                  <c:v>0.24617565212702777</c:v>
                </c:pt>
                <c:pt idx="121">
                  <c:v>0.25322093414859753</c:v>
                </c:pt>
                <c:pt idx="122">
                  <c:v>0.26249969776119375</c:v>
                </c:pt>
                <c:pt idx="123">
                  <c:v>0.26672758317227158</c:v>
                </c:pt>
                <c:pt idx="124">
                  <c:v>0.27529380631623318</c:v>
                </c:pt>
                <c:pt idx="125">
                  <c:v>0.28128126005909027</c:v>
                </c:pt>
                <c:pt idx="126">
                  <c:v>0.28902623102471248</c:v>
                </c:pt>
                <c:pt idx="127">
                  <c:v>0.29744398379865289</c:v>
                </c:pt>
                <c:pt idx="128">
                  <c:v>0.30200039990772731</c:v>
                </c:pt>
                <c:pt idx="129">
                  <c:v>0.30938143663888934</c:v>
                </c:pt>
                <c:pt idx="130">
                  <c:v>0.3166499258778448</c:v>
                </c:pt>
                <c:pt idx="131">
                  <c:v>0.3241157325492271</c:v>
                </c:pt>
                <c:pt idx="132">
                  <c:v>0.33254963877976063</c:v>
                </c:pt>
                <c:pt idx="133">
                  <c:v>0.33893965455734693</c:v>
                </c:pt>
                <c:pt idx="134">
                  <c:v>0.34750315657010455</c:v>
                </c:pt>
                <c:pt idx="135">
                  <c:v>0.35502966740724445</c:v>
                </c:pt>
                <c:pt idx="136">
                  <c:v>0.36356349338580396</c:v>
                </c:pt>
                <c:pt idx="137">
                  <c:v>0.37219606938187894</c:v>
                </c:pt>
                <c:pt idx="138">
                  <c:v>0.37797815281444086</c:v>
                </c:pt>
                <c:pt idx="139">
                  <c:v>0.38635905397155124</c:v>
                </c:pt>
                <c:pt idx="140">
                  <c:v>0.39443575219383326</c:v>
                </c:pt>
                <c:pt idx="141">
                  <c:v>0.40249834484523045</c:v>
                </c:pt>
                <c:pt idx="142">
                  <c:v>0.41251341109545192</c:v>
                </c:pt>
                <c:pt idx="143">
                  <c:v>0.41924581875630534</c:v>
                </c:pt>
                <c:pt idx="144">
                  <c:v>0.42843073941893584</c:v>
                </c:pt>
                <c:pt idx="145">
                  <c:v>0.4365112853358793</c:v>
                </c:pt>
                <c:pt idx="146">
                  <c:v>0.44805904968178539</c:v>
                </c:pt>
                <c:pt idx="147">
                  <c:v>0.45582299428009015</c:v>
                </c:pt>
                <c:pt idx="148">
                  <c:v>0.46316436896308844</c:v>
                </c:pt>
                <c:pt idx="149">
                  <c:v>0.47196344452960654</c:v>
                </c:pt>
                <c:pt idx="150">
                  <c:v>0.48102530256739412</c:v>
                </c:pt>
                <c:pt idx="151">
                  <c:v>0.49020437899799657</c:v>
                </c:pt>
                <c:pt idx="152">
                  <c:v>0.50046092297682021</c:v>
                </c:pt>
                <c:pt idx="153">
                  <c:v>0.50881879218910309</c:v>
                </c:pt>
                <c:pt idx="154">
                  <c:v>0.52014961103941959</c:v>
                </c:pt>
                <c:pt idx="155">
                  <c:v>0.52739284761055871</c:v>
                </c:pt>
                <c:pt idx="156">
                  <c:v>0.53670539603349943</c:v>
                </c:pt>
                <c:pt idx="157">
                  <c:v>0.5460482939947704</c:v>
                </c:pt>
                <c:pt idx="158">
                  <c:v>0.55501788252058315</c:v>
                </c:pt>
                <c:pt idx="159">
                  <c:v>0.56465236774017791</c:v>
                </c:pt>
                <c:pt idx="160">
                  <c:v>0.573731996603149</c:v>
                </c:pt>
                <c:pt idx="161">
                  <c:v>0.58318368710245216</c:v>
                </c:pt>
                <c:pt idx="162">
                  <c:v>0.5945748625514079</c:v>
                </c:pt>
                <c:pt idx="163">
                  <c:v>0.60206771897674383</c:v>
                </c:pt>
                <c:pt idx="164">
                  <c:v>0.61156553739989139</c:v>
                </c:pt>
                <c:pt idx="165">
                  <c:v>0.62028524248760042</c:v>
                </c:pt>
                <c:pt idx="166">
                  <c:v>0.63264698315836476</c:v>
                </c:pt>
                <c:pt idx="167">
                  <c:v>0.63846110158509917</c:v>
                </c:pt>
                <c:pt idx="168">
                  <c:v>0.64740457468679125</c:v>
                </c:pt>
                <c:pt idx="169">
                  <c:v>0.65667021034336004</c:v>
                </c:pt>
                <c:pt idx="170">
                  <c:v>0.66532023894244374</c:v>
                </c:pt>
                <c:pt idx="171">
                  <c:v>0.67403750347334623</c:v>
                </c:pt>
                <c:pt idx="172">
                  <c:v>0.68582049421962321</c:v>
                </c:pt>
                <c:pt idx="173">
                  <c:v>0.69151199928081708</c:v>
                </c:pt>
                <c:pt idx="174">
                  <c:v>0.70185627007951312</c:v>
                </c:pt>
                <c:pt idx="175">
                  <c:v>0.70833325736807229</c:v>
                </c:pt>
                <c:pt idx="176">
                  <c:v>0.71672609619303995</c:v>
                </c:pt>
                <c:pt idx="177">
                  <c:v>0.72531384689755218</c:v>
                </c:pt>
                <c:pt idx="178">
                  <c:v>0.73357364564750682</c:v>
                </c:pt>
                <c:pt idx="179">
                  <c:v>0.74215678756865378</c:v>
                </c:pt>
                <c:pt idx="180">
                  <c:v>0.75313752170920845</c:v>
                </c:pt>
                <c:pt idx="181">
                  <c:v>0.75815648099177912</c:v>
                </c:pt>
                <c:pt idx="182">
                  <c:v>0.76915514099920257</c:v>
                </c:pt>
                <c:pt idx="183">
                  <c:v>0.77417038737618338</c:v>
                </c:pt>
                <c:pt idx="184">
                  <c:v>0.78295109606491042</c:v>
                </c:pt>
                <c:pt idx="185">
                  <c:v>0.79194655652543555</c:v>
                </c:pt>
                <c:pt idx="186">
                  <c:v>0.79695943343461573</c:v>
                </c:pt>
                <c:pt idx="187">
                  <c:v>0.80480617016323219</c:v>
                </c:pt>
                <c:pt idx="188">
                  <c:v>0.81125559107306122</c:v>
                </c:pt>
                <c:pt idx="189">
                  <c:v>0.81844465886023132</c:v>
                </c:pt>
                <c:pt idx="190">
                  <c:v>0.82724223342780179</c:v>
                </c:pt>
                <c:pt idx="191">
                  <c:v>0.8314452438440374</c:v>
                </c:pt>
                <c:pt idx="192">
                  <c:v>0.83810229854428875</c:v>
                </c:pt>
                <c:pt idx="193">
                  <c:v>0.84391594817374838</c:v>
                </c:pt>
                <c:pt idx="194">
                  <c:v>0.85014157376190547</c:v>
                </c:pt>
                <c:pt idx="195">
                  <c:v>0.86135880086375416</c:v>
                </c:pt>
                <c:pt idx="196">
                  <c:v>0.86162101002944302</c:v>
                </c:pt>
                <c:pt idx="197">
                  <c:v>0.86636889582363052</c:v>
                </c:pt>
                <c:pt idx="198">
                  <c:v>0.87119464604436181</c:v>
                </c:pt>
                <c:pt idx="199">
                  <c:v>0.87621542113174522</c:v>
                </c:pt>
                <c:pt idx="200">
                  <c:v>0.88226784217980103</c:v>
                </c:pt>
                <c:pt idx="201">
                  <c:v>0.88490341779106307</c:v>
                </c:pt>
                <c:pt idx="202">
                  <c:v>0.89076432678121253</c:v>
                </c:pt>
                <c:pt idx="203">
                  <c:v>0.89303290738900332</c:v>
                </c:pt>
                <c:pt idx="204">
                  <c:v>0.89789449694656598</c:v>
                </c:pt>
                <c:pt idx="205">
                  <c:v>0.90097131541550557</c:v>
                </c:pt>
                <c:pt idx="206">
                  <c:v>0.90398742827165124</c:v>
                </c:pt>
                <c:pt idx="207">
                  <c:v>0.90741392760847672</c:v>
                </c:pt>
                <c:pt idx="208">
                  <c:v>0.91055377077964583</c:v>
                </c:pt>
                <c:pt idx="209">
                  <c:v>0.9137651292794311</c:v>
                </c:pt>
                <c:pt idx="210">
                  <c:v>0.91776419183524272</c:v>
                </c:pt>
                <c:pt idx="211">
                  <c:v>0.91967273537931205</c:v>
                </c:pt>
                <c:pt idx="212">
                  <c:v>0.92262231960150554</c:v>
                </c:pt>
                <c:pt idx="213">
                  <c:v>0.92530193841630015</c:v>
                </c:pt>
                <c:pt idx="214">
                  <c:v>0.92919908648504113</c:v>
                </c:pt>
                <c:pt idx="215">
                  <c:v>0.93229110481082911</c:v>
                </c:pt>
                <c:pt idx="216">
                  <c:v>0.93320681180780385</c:v>
                </c:pt>
                <c:pt idx="217">
                  <c:v>0.93575008180114472</c:v>
                </c:pt>
                <c:pt idx="218">
                  <c:v>0.93807547559477134</c:v>
                </c:pt>
                <c:pt idx="219">
                  <c:v>0.940680674636867</c:v>
                </c:pt>
                <c:pt idx="220">
                  <c:v>0.94427112813509861</c:v>
                </c:pt>
                <c:pt idx="221">
                  <c:v>0.94545537638912791</c:v>
                </c:pt>
                <c:pt idx="222">
                  <c:v>0.95064908633005307</c:v>
                </c:pt>
                <c:pt idx="223">
                  <c:v>0.95081859741497721</c:v>
                </c:pt>
                <c:pt idx="224">
                  <c:v>0.95184026705753733</c:v>
                </c:pt>
                <c:pt idx="225">
                  <c:v>0.95478936417169857</c:v>
                </c:pt>
                <c:pt idx="226">
                  <c:v>0.95555330659768345</c:v>
                </c:pt>
                <c:pt idx="227">
                  <c:v>0.9583719488191853</c:v>
                </c:pt>
                <c:pt idx="228">
                  <c:v>0.95937434660301657</c:v>
                </c:pt>
                <c:pt idx="229">
                  <c:v>0.96117296312954414</c:v>
                </c:pt>
                <c:pt idx="230">
                  <c:v>0.9639444510912093</c:v>
                </c:pt>
                <c:pt idx="231">
                  <c:v>0.9645465620649406</c:v>
                </c:pt>
                <c:pt idx="232">
                  <c:v>0.96701189908807872</c:v>
                </c:pt>
                <c:pt idx="233">
                  <c:v>0.96732831167758859</c:v>
                </c:pt>
                <c:pt idx="234">
                  <c:v>0.96871945725052844</c:v>
                </c:pt>
                <c:pt idx="235">
                  <c:v>0.96984331462800455</c:v>
                </c:pt>
                <c:pt idx="236">
                  <c:v>0.97076846007835071</c:v>
                </c:pt>
                <c:pt idx="237">
                  <c:v>0.97174969951087387</c:v>
                </c:pt>
                <c:pt idx="238">
                  <c:v>0.97259297259831623</c:v>
                </c:pt>
                <c:pt idx="239">
                  <c:v>0.97340422428847262</c:v>
                </c:pt>
                <c:pt idx="240">
                  <c:v>0.9744268102181336</c:v>
                </c:pt>
                <c:pt idx="241">
                  <c:v>0.974751743632013</c:v>
                </c:pt>
                <c:pt idx="242">
                  <c:v>0.97564994695635754</c:v>
                </c:pt>
                <c:pt idx="243">
                  <c:v>0.97585743508488221</c:v>
                </c:pt>
                <c:pt idx="244">
                  <c:v>0.97635940771517848</c:v>
                </c:pt>
                <c:pt idx="245">
                  <c:v>0.97686125834266313</c:v>
                </c:pt>
                <c:pt idx="246">
                  <c:v>0.97710782381891925</c:v>
                </c:pt>
                <c:pt idx="247">
                  <c:v>0.97746232467371075</c:v>
                </c:pt>
                <c:pt idx="248">
                  <c:v>0.97761428428519292</c:v>
                </c:pt>
                <c:pt idx="249">
                  <c:v>0.97776967610278165</c:v>
                </c:pt>
                <c:pt idx="250">
                  <c:v>0.97786904281664189</c:v>
                </c:pt>
                <c:pt idx="251">
                  <c:v>0.97786522869887194</c:v>
                </c:pt>
                <c:pt idx="252">
                  <c:v>0.97762867938186415</c:v>
                </c:pt>
                <c:pt idx="253">
                  <c:v>0.97757937427700503</c:v>
                </c:pt>
                <c:pt idx="254">
                  <c:v>0.97740926210184986</c:v>
                </c:pt>
                <c:pt idx="255">
                  <c:v>0.97700736062689142</c:v>
                </c:pt>
                <c:pt idx="256">
                  <c:v>0.97669707007397</c:v>
                </c:pt>
                <c:pt idx="257">
                  <c:v>0.97615316214854442</c:v>
                </c:pt>
                <c:pt idx="258">
                  <c:v>0.97534647837813737</c:v>
                </c:pt>
                <c:pt idx="259">
                  <c:v>0.97515863540636238</c:v>
                </c:pt>
                <c:pt idx="260">
                  <c:v>0.97401311849352024</c:v>
                </c:pt>
                <c:pt idx="261">
                  <c:v>0.97396805694154087</c:v>
                </c:pt>
                <c:pt idx="262">
                  <c:v>0.97330241592436628</c:v>
                </c:pt>
                <c:pt idx="263">
                  <c:v>0.9714276312525435</c:v>
                </c:pt>
                <c:pt idx="264">
                  <c:v>0.97139050678322736</c:v>
                </c:pt>
                <c:pt idx="265">
                  <c:v>0.97137122245877539</c:v>
                </c:pt>
                <c:pt idx="266">
                  <c:v>0.97102385128184188</c:v>
                </c:pt>
                <c:pt idx="267">
                  <c:v>0.97048185418526589</c:v>
                </c:pt>
                <c:pt idx="268">
                  <c:v>0.9696426653539989</c:v>
                </c:pt>
                <c:pt idx="269">
                  <c:v>0.96933054552216324</c:v>
                </c:pt>
                <c:pt idx="270">
                  <c:v>0.96855961531680013</c:v>
                </c:pt>
                <c:pt idx="271">
                  <c:v>0.96819383653975355</c:v>
                </c:pt>
                <c:pt idx="272">
                  <c:v>0.96748551566624885</c:v>
                </c:pt>
                <c:pt idx="273">
                  <c:v>0.96562447115194483</c:v>
                </c:pt>
                <c:pt idx="274">
                  <c:v>0.965536858436569</c:v>
                </c:pt>
                <c:pt idx="275">
                  <c:v>0.96549890380987857</c:v>
                </c:pt>
                <c:pt idx="276">
                  <c:v>0.96479735193194949</c:v>
                </c:pt>
                <c:pt idx="277">
                  <c:v>0.96398793925752457</c:v>
                </c:pt>
                <c:pt idx="278">
                  <c:v>0.96281588833855136</c:v>
                </c:pt>
                <c:pt idx="279">
                  <c:v>0.96224149116862645</c:v>
                </c:pt>
                <c:pt idx="280">
                  <c:v>0.96117080648046382</c:v>
                </c:pt>
                <c:pt idx="281">
                  <c:v>0.96043514231256044</c:v>
                </c:pt>
                <c:pt idx="282">
                  <c:v>0.95902797936255035</c:v>
                </c:pt>
                <c:pt idx="283">
                  <c:v>0.9582349871723439</c:v>
                </c:pt>
                <c:pt idx="284">
                  <c:v>0.95736466692766387</c:v>
                </c:pt>
                <c:pt idx="285">
                  <c:v>0.95602287822922216</c:v>
                </c:pt>
                <c:pt idx="286">
                  <c:v>0.9553392902726503</c:v>
                </c:pt>
                <c:pt idx="287">
                  <c:v>0.95425513476285073</c:v>
                </c:pt>
                <c:pt idx="288">
                  <c:v>0.95287178358553837</c:v>
                </c:pt>
                <c:pt idx="289">
                  <c:v>0.95221645441855474</c:v>
                </c:pt>
                <c:pt idx="290">
                  <c:v>0.95115183969715078</c:v>
                </c:pt>
                <c:pt idx="291">
                  <c:v>0.9501194453208639</c:v>
                </c:pt>
                <c:pt idx="292">
                  <c:v>0.94867872090917538</c:v>
                </c:pt>
                <c:pt idx="293">
                  <c:v>0.94757851177088526</c:v>
                </c:pt>
                <c:pt idx="294">
                  <c:v>0.94686954160907211</c:v>
                </c:pt>
                <c:pt idx="295">
                  <c:v>0.94586875462561115</c:v>
                </c:pt>
                <c:pt idx="296">
                  <c:v>0.9448501595199994</c:v>
                </c:pt>
                <c:pt idx="297">
                  <c:v>0.94382521836854361</c:v>
                </c:pt>
                <c:pt idx="298">
                  <c:v>0.94262546669310077</c:v>
                </c:pt>
                <c:pt idx="299">
                  <c:v>0.9418180184015934</c:v>
                </c:pt>
                <c:pt idx="300">
                  <c:v>0.94082835007574617</c:v>
                </c:pt>
                <c:pt idx="301">
                  <c:v>0.93985543833827156</c:v>
                </c:pt>
                <c:pt idx="302">
                  <c:v>0.93870233600081876</c:v>
                </c:pt>
                <c:pt idx="303">
                  <c:v>0.937039503909324</c:v>
                </c:pt>
                <c:pt idx="304">
                  <c:v>0.93695461964192439</c:v>
                </c:pt>
                <c:pt idx="305">
                  <c:v>0.936105280730537</c:v>
                </c:pt>
                <c:pt idx="306">
                  <c:v>0.93520665565361272</c:v>
                </c:pt>
                <c:pt idx="307">
                  <c:v>0.93432008607853534</c:v>
                </c:pt>
                <c:pt idx="308">
                  <c:v>0.93341790660528712</c:v>
                </c:pt>
                <c:pt idx="309">
                  <c:v>0.93252202444240084</c:v>
                </c:pt>
                <c:pt idx="310">
                  <c:v>0.93165756975846747</c:v>
                </c:pt>
                <c:pt idx="311">
                  <c:v>0.93078778141282215</c:v>
                </c:pt>
                <c:pt idx="312">
                  <c:v>0.92981243848010253</c:v>
                </c:pt>
                <c:pt idx="313">
                  <c:v>0.92806430585685284</c:v>
                </c:pt>
                <c:pt idx="314">
                  <c:v>0.92792230377243556</c:v>
                </c:pt>
                <c:pt idx="315">
                  <c:v>0.92697304829953098</c:v>
                </c:pt>
                <c:pt idx="316">
                  <c:v>0.92597794665063271</c:v>
                </c:pt>
                <c:pt idx="317">
                  <c:v>0.92493211838519385</c:v>
                </c:pt>
                <c:pt idx="318">
                  <c:v>0.92383274234445922</c:v>
                </c:pt>
                <c:pt idx="319">
                  <c:v>0.92271710630896409</c:v>
                </c:pt>
                <c:pt idx="320">
                  <c:v>0.9216918135432759</c:v>
                </c:pt>
                <c:pt idx="321">
                  <c:v>0.92060311862475463</c:v>
                </c:pt>
                <c:pt idx="322">
                  <c:v>0.91946729678394501</c:v>
                </c:pt>
                <c:pt idx="323">
                  <c:v>0.91815002065966134</c:v>
                </c:pt>
                <c:pt idx="324">
                  <c:v>0.91739307424056094</c:v>
                </c:pt>
                <c:pt idx="325">
                  <c:v>0.9160501852965055</c:v>
                </c:pt>
                <c:pt idx="326">
                  <c:v>0.91538275371993971</c:v>
                </c:pt>
                <c:pt idx="327">
                  <c:v>0.91444593193674872</c:v>
                </c:pt>
                <c:pt idx="328">
                  <c:v>0.91318364003101193</c:v>
                </c:pt>
                <c:pt idx="329">
                  <c:v>0.9125781641184294</c:v>
                </c:pt>
                <c:pt idx="330">
                  <c:v>0.91155871430299251</c:v>
                </c:pt>
                <c:pt idx="331">
                  <c:v>0.9107620113563204</c:v>
                </c:pt>
                <c:pt idx="332">
                  <c:v>0.90988830928420772</c:v>
                </c:pt>
                <c:pt idx="333">
                  <c:v>0.90895420958632511</c:v>
                </c:pt>
                <c:pt idx="334">
                  <c:v>0.90822589685235888</c:v>
                </c:pt>
                <c:pt idx="335">
                  <c:v>0.90737859932985221</c:v>
                </c:pt>
                <c:pt idx="336">
                  <c:v>0.90626717205363605</c:v>
                </c:pt>
                <c:pt idx="337">
                  <c:v>0.90588446014402635</c:v>
                </c:pt>
                <c:pt idx="338">
                  <c:v>0.90496380574213242</c:v>
                </c:pt>
                <c:pt idx="339">
                  <c:v>0.90430982667541526</c:v>
                </c:pt>
                <c:pt idx="340">
                  <c:v>0.90345060953510681</c:v>
                </c:pt>
                <c:pt idx="341">
                  <c:v>0.90227439046220526</c:v>
                </c:pt>
                <c:pt idx="342">
                  <c:v>0.90211702957472384</c:v>
                </c:pt>
                <c:pt idx="343">
                  <c:v>0.90070285669096106</c:v>
                </c:pt>
                <c:pt idx="344">
                  <c:v>0.90065644669479583</c:v>
                </c:pt>
                <c:pt idx="345">
                  <c:v>0.90029105448824354</c:v>
                </c:pt>
                <c:pt idx="346">
                  <c:v>0.89928343929255783</c:v>
                </c:pt>
                <c:pt idx="347">
                  <c:v>0.8989837490405943</c:v>
                </c:pt>
                <c:pt idx="348">
                  <c:v>0.89816557574918843</c:v>
                </c:pt>
                <c:pt idx="349">
                  <c:v>0.89765773346151534</c:v>
                </c:pt>
                <c:pt idx="350">
                  <c:v>0.89690186517975068</c:v>
                </c:pt>
                <c:pt idx="351">
                  <c:v>0.89583524344465604</c:v>
                </c:pt>
                <c:pt idx="352">
                  <c:v>0.89567808172606633</c:v>
                </c:pt>
                <c:pt idx="353">
                  <c:v>0.89352532427133335</c:v>
                </c:pt>
                <c:pt idx="354">
                  <c:v>0.89344404899759711</c:v>
                </c:pt>
                <c:pt idx="355">
                  <c:v>0.89337888042083913</c:v>
                </c:pt>
                <c:pt idx="356">
                  <c:v>0.89268717146022503</c:v>
                </c:pt>
                <c:pt idx="357">
                  <c:v>0.892216936689332</c:v>
                </c:pt>
                <c:pt idx="358">
                  <c:v>0.89149842455819062</c:v>
                </c:pt>
                <c:pt idx="359">
                  <c:v>0.89080222176532631</c:v>
                </c:pt>
                <c:pt idx="360">
                  <c:v>0.88962808514673963</c:v>
                </c:pt>
                <c:pt idx="361">
                  <c:v>0.8888081547857376</c:v>
                </c:pt>
                <c:pt idx="362">
                  <c:v>0.8887086610712186</c:v>
                </c:pt>
                <c:pt idx="363">
                  <c:v>0.88687384735717523</c:v>
                </c:pt>
                <c:pt idx="364">
                  <c:v>0.88682696195902577</c:v>
                </c:pt>
                <c:pt idx="365">
                  <c:v>0.88644590523205125</c:v>
                </c:pt>
                <c:pt idx="366">
                  <c:v>0.88554047626942534</c:v>
                </c:pt>
                <c:pt idx="367">
                  <c:v>0.88512850511933816</c:v>
                </c:pt>
                <c:pt idx="368">
                  <c:v>0.88439281381061596</c:v>
                </c:pt>
                <c:pt idx="369">
                  <c:v>0.88376390847280761</c:v>
                </c:pt>
                <c:pt idx="370">
                  <c:v>0.88315797068427881</c:v>
                </c:pt>
                <c:pt idx="371">
                  <c:v>0.88218816759625951</c:v>
                </c:pt>
                <c:pt idx="372">
                  <c:v>0.88189191979415604</c:v>
                </c:pt>
                <c:pt idx="373">
                  <c:v>0.88055650914067463</c:v>
                </c:pt>
                <c:pt idx="374">
                  <c:v>0.88051319825669505</c:v>
                </c:pt>
                <c:pt idx="375">
                  <c:v>0.88005821118165573</c:v>
                </c:pt>
                <c:pt idx="376">
                  <c:v>0.87921460886414526</c:v>
                </c:pt>
                <c:pt idx="377">
                  <c:v>0.8788508853867063</c:v>
                </c:pt>
                <c:pt idx="378">
                  <c:v>0.87807507693262443</c:v>
                </c:pt>
                <c:pt idx="379">
                  <c:v>0.87768525244542483</c:v>
                </c:pt>
                <c:pt idx="380">
                  <c:v>0.8771774154670291</c:v>
                </c:pt>
                <c:pt idx="381">
                  <c:v>0.87632822151012679</c:v>
                </c:pt>
                <c:pt idx="382">
                  <c:v>0.87611145954475389</c:v>
                </c:pt>
                <c:pt idx="383">
                  <c:v>0.87476938786662439</c:v>
                </c:pt>
                <c:pt idx="384">
                  <c:v>0.87469043946431324</c:v>
                </c:pt>
                <c:pt idx="385">
                  <c:v>0.87437371110806938</c:v>
                </c:pt>
                <c:pt idx="386">
                  <c:v>0.87405306363331781</c:v>
                </c:pt>
                <c:pt idx="387">
                  <c:v>0.87374609623472277</c:v>
                </c:pt>
                <c:pt idx="388">
                  <c:v>0.87330451739118931</c:v>
                </c:pt>
                <c:pt idx="389">
                  <c:v>0.87283853523373378</c:v>
                </c:pt>
                <c:pt idx="390">
                  <c:v>0.8723773579761801</c:v>
                </c:pt>
                <c:pt idx="391">
                  <c:v>0.87149750271351178</c:v>
                </c:pt>
                <c:pt idx="392">
                  <c:v>0.87147347997157876</c:v>
                </c:pt>
                <c:pt idx="393">
                  <c:v>0.8710369945792148</c:v>
                </c:pt>
                <c:pt idx="394">
                  <c:v>0.87059668251426725</c:v>
                </c:pt>
                <c:pt idx="395">
                  <c:v>0.87015645313511736</c:v>
                </c:pt>
                <c:pt idx="396">
                  <c:v>0.8695718433097539</c:v>
                </c:pt>
                <c:pt idx="397">
                  <c:v>0.86924949727924838</c:v>
                </c:pt>
                <c:pt idx="398">
                  <c:v>0.86877368673875832</c:v>
                </c:pt>
                <c:pt idx="399">
                  <c:v>0.86808858819612011</c:v>
                </c:pt>
                <c:pt idx="400">
                  <c:v>0.8679588715150387</c:v>
                </c:pt>
                <c:pt idx="401">
                  <c:v>0.86728890254848867</c:v>
                </c:pt>
                <c:pt idx="402">
                  <c:v>0.86709870594698379</c:v>
                </c:pt>
                <c:pt idx="403">
                  <c:v>0.86617097959532408</c:v>
                </c:pt>
                <c:pt idx="404">
                  <c:v>0.86615092211674161</c:v>
                </c:pt>
                <c:pt idx="405">
                  <c:v>0.86595577756586561</c:v>
                </c:pt>
                <c:pt idx="406">
                  <c:v>0.86562843102282139</c:v>
                </c:pt>
                <c:pt idx="407">
                  <c:v>0.86540896885494945</c:v>
                </c:pt>
                <c:pt idx="408">
                  <c:v>0.86510940462333019</c:v>
                </c:pt>
                <c:pt idx="409">
                  <c:v>0.86467212665257942</c:v>
                </c:pt>
                <c:pt idx="410">
                  <c:v>0.86462857109284319</c:v>
                </c:pt>
                <c:pt idx="411">
                  <c:v>0.86402722827628187</c:v>
                </c:pt>
                <c:pt idx="412">
                  <c:v>0.86401609189398942</c:v>
                </c:pt>
                <c:pt idx="413">
                  <c:v>0.86389605759973709</c:v>
                </c:pt>
                <c:pt idx="414">
                  <c:v>0.8636936878897854</c:v>
                </c:pt>
                <c:pt idx="415">
                  <c:v>0.86363214834414492</c:v>
                </c:pt>
                <c:pt idx="416">
                  <c:v>0.86346392233609159</c:v>
                </c:pt>
                <c:pt idx="417">
                  <c:v>0.86339330858904983</c:v>
                </c:pt>
                <c:pt idx="418">
                  <c:v>0.86339330858904983</c:v>
                </c:pt>
                <c:pt idx="419">
                  <c:v>0.86339330858904983</c:v>
                </c:pt>
                <c:pt idx="420">
                  <c:v>0.86339330858904983</c:v>
                </c:pt>
                <c:pt idx="421">
                  <c:v>0.86339330858904983</c:v>
                </c:pt>
                <c:pt idx="422">
                  <c:v>0.86339330858904983</c:v>
                </c:pt>
                <c:pt idx="423">
                  <c:v>0.86339330858904983</c:v>
                </c:pt>
                <c:pt idx="424">
                  <c:v>0.86339330858904983</c:v>
                </c:pt>
                <c:pt idx="425">
                  <c:v>0.86339330858904983</c:v>
                </c:pt>
                <c:pt idx="426">
                  <c:v>0.86339330858904983</c:v>
                </c:pt>
                <c:pt idx="427">
                  <c:v>0.86339330858904983</c:v>
                </c:pt>
                <c:pt idx="428">
                  <c:v>0.86339330858904983</c:v>
                </c:pt>
                <c:pt idx="429">
                  <c:v>0.86339330858904983</c:v>
                </c:pt>
                <c:pt idx="430">
                  <c:v>0.86339330858904983</c:v>
                </c:pt>
                <c:pt idx="431">
                  <c:v>0.86339330858904983</c:v>
                </c:pt>
                <c:pt idx="432">
                  <c:v>0.86339330858904983</c:v>
                </c:pt>
                <c:pt idx="433">
                  <c:v>0.86339330858904983</c:v>
                </c:pt>
                <c:pt idx="434">
                  <c:v>0.86339330858904983</c:v>
                </c:pt>
                <c:pt idx="435">
                  <c:v>0.86339330858904983</c:v>
                </c:pt>
                <c:pt idx="436">
                  <c:v>0.86339330858904983</c:v>
                </c:pt>
                <c:pt idx="437">
                  <c:v>0.86339330858904983</c:v>
                </c:pt>
                <c:pt idx="438">
                  <c:v>0.86339330858904983</c:v>
                </c:pt>
                <c:pt idx="439">
                  <c:v>0.86339330858904983</c:v>
                </c:pt>
                <c:pt idx="440">
                  <c:v>0.86339330858904983</c:v>
                </c:pt>
                <c:pt idx="441">
                  <c:v>0.86339330858904983</c:v>
                </c:pt>
                <c:pt idx="442">
                  <c:v>0.86339330858904983</c:v>
                </c:pt>
                <c:pt idx="443">
                  <c:v>0.86339330858904983</c:v>
                </c:pt>
                <c:pt idx="444">
                  <c:v>0.86339330858904983</c:v>
                </c:pt>
                <c:pt idx="445">
                  <c:v>0.86339330858904983</c:v>
                </c:pt>
                <c:pt idx="446">
                  <c:v>0.86339330858904983</c:v>
                </c:pt>
                <c:pt idx="447">
                  <c:v>0.86339330858904983</c:v>
                </c:pt>
                <c:pt idx="448">
                  <c:v>0.86339330858904983</c:v>
                </c:pt>
                <c:pt idx="449">
                  <c:v>0.86339330858904983</c:v>
                </c:pt>
                <c:pt idx="450">
                  <c:v>0.86339330858904983</c:v>
                </c:pt>
                <c:pt idx="451">
                  <c:v>0.86339330858904983</c:v>
                </c:pt>
                <c:pt idx="452">
                  <c:v>0.86339330858904983</c:v>
                </c:pt>
                <c:pt idx="453">
                  <c:v>0.86339330858904983</c:v>
                </c:pt>
                <c:pt idx="454">
                  <c:v>0.86339330858904983</c:v>
                </c:pt>
                <c:pt idx="455">
                  <c:v>0.86339330858904983</c:v>
                </c:pt>
                <c:pt idx="456">
                  <c:v>0.86339330858904983</c:v>
                </c:pt>
                <c:pt idx="457">
                  <c:v>0.86339330858904983</c:v>
                </c:pt>
                <c:pt idx="458">
                  <c:v>0.86339330858904983</c:v>
                </c:pt>
                <c:pt idx="459">
                  <c:v>0.86339330858904983</c:v>
                </c:pt>
                <c:pt idx="460">
                  <c:v>0.86339330858904983</c:v>
                </c:pt>
                <c:pt idx="461">
                  <c:v>0.86339330858904983</c:v>
                </c:pt>
                <c:pt idx="462">
                  <c:v>0.86339330858904983</c:v>
                </c:pt>
                <c:pt idx="463">
                  <c:v>0.86339330858904983</c:v>
                </c:pt>
                <c:pt idx="464">
                  <c:v>0.86339330858904983</c:v>
                </c:pt>
                <c:pt idx="465">
                  <c:v>0.86339330858904983</c:v>
                </c:pt>
                <c:pt idx="466">
                  <c:v>0.86339330858904983</c:v>
                </c:pt>
                <c:pt idx="467">
                  <c:v>0.86339330858904983</c:v>
                </c:pt>
                <c:pt idx="468">
                  <c:v>0.86339330858904983</c:v>
                </c:pt>
                <c:pt idx="469">
                  <c:v>0.86339330858904983</c:v>
                </c:pt>
                <c:pt idx="470">
                  <c:v>0.86339330858904983</c:v>
                </c:pt>
                <c:pt idx="471">
                  <c:v>0.86339330858904983</c:v>
                </c:pt>
                <c:pt idx="472">
                  <c:v>0.86339330858904983</c:v>
                </c:pt>
                <c:pt idx="473">
                  <c:v>0.86339330858904983</c:v>
                </c:pt>
                <c:pt idx="474">
                  <c:v>0.86339330858904983</c:v>
                </c:pt>
                <c:pt idx="475">
                  <c:v>0.86339330858904983</c:v>
                </c:pt>
                <c:pt idx="476">
                  <c:v>0.86339330858904983</c:v>
                </c:pt>
                <c:pt idx="477">
                  <c:v>0.86339330858904983</c:v>
                </c:pt>
                <c:pt idx="478">
                  <c:v>0.86339330858904983</c:v>
                </c:pt>
                <c:pt idx="479">
                  <c:v>0.86339330858904983</c:v>
                </c:pt>
                <c:pt idx="480">
                  <c:v>0.86339330858904983</c:v>
                </c:pt>
                <c:pt idx="481">
                  <c:v>0.86339330858904983</c:v>
                </c:pt>
                <c:pt idx="482">
                  <c:v>0.86339330858904983</c:v>
                </c:pt>
                <c:pt idx="483">
                  <c:v>0.86339330858904983</c:v>
                </c:pt>
                <c:pt idx="484">
                  <c:v>0.86339330858904983</c:v>
                </c:pt>
                <c:pt idx="485">
                  <c:v>0.86339330858904983</c:v>
                </c:pt>
                <c:pt idx="486">
                  <c:v>0.86339330858904983</c:v>
                </c:pt>
                <c:pt idx="487">
                  <c:v>0.86339330858904983</c:v>
                </c:pt>
                <c:pt idx="488">
                  <c:v>0.86339330858904983</c:v>
                </c:pt>
                <c:pt idx="489">
                  <c:v>0.86339330858904983</c:v>
                </c:pt>
                <c:pt idx="490">
                  <c:v>0.86339330858904983</c:v>
                </c:pt>
                <c:pt idx="491">
                  <c:v>0.86339330858904983</c:v>
                </c:pt>
                <c:pt idx="492">
                  <c:v>0.86339330858904983</c:v>
                </c:pt>
                <c:pt idx="493">
                  <c:v>0.86339330858904983</c:v>
                </c:pt>
                <c:pt idx="494">
                  <c:v>0.86339330858904983</c:v>
                </c:pt>
                <c:pt idx="495">
                  <c:v>0.86339330858904983</c:v>
                </c:pt>
                <c:pt idx="496">
                  <c:v>0.86339330858904983</c:v>
                </c:pt>
                <c:pt idx="497">
                  <c:v>0.86339330858904983</c:v>
                </c:pt>
                <c:pt idx="498">
                  <c:v>0.86339330858904983</c:v>
                </c:pt>
                <c:pt idx="499">
                  <c:v>0.86339330858904983</c:v>
                </c:pt>
              </c:numCache>
            </c:numRef>
          </c:yVal>
          <c:smooth val="0"/>
          <c:extLst>
            <c:ext xmlns:c16="http://schemas.microsoft.com/office/drawing/2014/chart" uri="{C3380CC4-5D6E-409C-BE32-E72D297353CC}">
              <c16:uniqueId val="{00000001-11CE-455A-99C1-575223E0969E}"/>
            </c:ext>
          </c:extLst>
        </c:ser>
        <c:ser>
          <c:idx val="2"/>
          <c:order val="2"/>
          <c:tx>
            <c:strRef>
              <c:f>実験2計算_AVE!$BE$2</c:f>
              <c:strCache>
                <c:ptCount val="1"/>
                <c:pt idx="0">
                  <c:v>b=0.2</c:v>
                </c:pt>
              </c:strCache>
            </c:strRef>
          </c:tx>
          <c:spPr>
            <a:ln w="25400" cap="rnd">
              <a:noFill/>
              <a:round/>
            </a:ln>
            <a:effectLst/>
          </c:spPr>
          <c:marker>
            <c:symbol val="circle"/>
            <c:size val="5"/>
            <c:spPr>
              <a:solidFill>
                <a:schemeClr val="accent3"/>
              </a:solidFill>
              <a:ln w="9525">
                <a:solidFill>
                  <a:schemeClr val="accent3"/>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実験2計算_AVE!$BE$3:$BE$502</c:f>
              <c:numCache>
                <c:formatCode>General</c:formatCode>
                <c:ptCount val="500"/>
                <c:pt idx="0">
                  <c:v>0</c:v>
                </c:pt>
                <c:pt idx="1">
                  <c:v>6.5154316548553459E-6</c:v>
                </c:pt>
                <c:pt idx="2">
                  <c:v>7.5886606622128989E-6</c:v>
                </c:pt>
                <c:pt idx="3">
                  <c:v>8.3313379003540022E-6</c:v>
                </c:pt>
                <c:pt idx="4">
                  <c:v>4.26537161806437E-5</c:v>
                </c:pt>
                <c:pt idx="5">
                  <c:v>1.371239769604768E-4</c:v>
                </c:pt>
                <c:pt idx="6">
                  <c:v>3.5486984557819021E-4</c:v>
                </c:pt>
                <c:pt idx="7">
                  <c:v>4.1638505599381236E-4</c:v>
                </c:pt>
                <c:pt idx="8">
                  <c:v>6.2329418318971962E-4</c:v>
                </c:pt>
                <c:pt idx="9">
                  <c:v>8.4397400473304181E-4</c:v>
                </c:pt>
                <c:pt idx="10">
                  <c:v>1.1025874812435233E-3</c:v>
                </c:pt>
                <c:pt idx="11">
                  <c:v>1.4692713401622793E-3</c:v>
                </c:pt>
                <c:pt idx="12">
                  <c:v>1.6761428146707005E-3</c:v>
                </c:pt>
                <c:pt idx="13">
                  <c:v>2.1039462206602251E-3</c:v>
                </c:pt>
                <c:pt idx="14">
                  <c:v>2.2900387843642601E-3</c:v>
                </c:pt>
                <c:pt idx="15">
                  <c:v>2.6154882145910845E-3</c:v>
                </c:pt>
                <c:pt idx="16">
                  <c:v>3.5823802887500851E-3</c:v>
                </c:pt>
                <c:pt idx="17">
                  <c:v>3.6415347999837326E-3</c:v>
                </c:pt>
                <c:pt idx="18">
                  <c:v>3.861589807176409E-3</c:v>
                </c:pt>
                <c:pt idx="19">
                  <c:v>4.2710236866408367E-3</c:v>
                </c:pt>
                <c:pt idx="20">
                  <c:v>4.4289000579900905E-3</c:v>
                </c:pt>
                <c:pt idx="21">
                  <c:v>4.9538081358843269E-3</c:v>
                </c:pt>
                <c:pt idx="22">
                  <c:v>5.2429327277992849E-3</c:v>
                </c:pt>
                <c:pt idx="23">
                  <c:v>5.8316030030408673E-3</c:v>
                </c:pt>
                <c:pt idx="24">
                  <c:v>6.4171407621037178E-3</c:v>
                </c:pt>
                <c:pt idx="25">
                  <c:v>6.6856233206488442E-3</c:v>
                </c:pt>
                <c:pt idx="26">
                  <c:v>7.4623917421241439E-3</c:v>
                </c:pt>
                <c:pt idx="27">
                  <c:v>7.7040614767349231E-3</c:v>
                </c:pt>
                <c:pt idx="28">
                  <c:v>8.2644891723638956E-3</c:v>
                </c:pt>
                <c:pt idx="29">
                  <c:v>8.9733059402813641E-3</c:v>
                </c:pt>
                <c:pt idx="30">
                  <c:v>9.4250106172774802E-3</c:v>
                </c:pt>
                <c:pt idx="31">
                  <c:v>1.0077881375301278E-2</c:v>
                </c:pt>
                <c:pt idx="32">
                  <c:v>1.0712258583682086E-2</c:v>
                </c:pt>
                <c:pt idx="33">
                  <c:v>1.1376432434557944E-2</c:v>
                </c:pt>
                <c:pt idx="34">
                  <c:v>1.2570538945079627E-2</c:v>
                </c:pt>
                <c:pt idx="35">
                  <c:v>1.2816377631295901E-2</c:v>
                </c:pt>
                <c:pt idx="36">
                  <c:v>1.3972491767791827E-2</c:v>
                </c:pt>
                <c:pt idx="37">
                  <c:v>1.4253386217258418E-2</c:v>
                </c:pt>
                <c:pt idx="38">
                  <c:v>1.4979638660329492E-2</c:v>
                </c:pt>
                <c:pt idx="39">
                  <c:v>1.5989128766063322E-2</c:v>
                </c:pt>
                <c:pt idx="40">
                  <c:v>1.6536559306585492E-2</c:v>
                </c:pt>
                <c:pt idx="41">
                  <c:v>1.7349682195015901E-2</c:v>
                </c:pt>
                <c:pt idx="42">
                  <c:v>1.818202408468339E-2</c:v>
                </c:pt>
                <c:pt idx="43">
                  <c:v>1.8997772243755678E-2</c:v>
                </c:pt>
                <c:pt idx="44">
                  <c:v>2.0356648498554959E-2</c:v>
                </c:pt>
                <c:pt idx="45">
                  <c:v>2.0713686340903023E-2</c:v>
                </c:pt>
                <c:pt idx="46">
                  <c:v>2.205772475184288E-2</c:v>
                </c:pt>
                <c:pt idx="47">
                  <c:v>2.2501777996085884E-2</c:v>
                </c:pt>
                <c:pt idx="48">
                  <c:v>2.3429592625745576E-2</c:v>
                </c:pt>
                <c:pt idx="49">
                  <c:v>2.4540887469423067E-2</c:v>
                </c:pt>
                <c:pt idx="50">
                  <c:v>2.5366373712550197E-2</c:v>
                </c:pt>
                <c:pt idx="51">
                  <c:v>2.6381229986676726E-2</c:v>
                </c:pt>
                <c:pt idx="52">
                  <c:v>2.7430731782815479E-2</c:v>
                </c:pt>
                <c:pt idx="53">
                  <c:v>2.8521568514391596E-2</c:v>
                </c:pt>
                <c:pt idx="54">
                  <c:v>3.0649263629986771E-2</c:v>
                </c:pt>
                <c:pt idx="55">
                  <c:v>3.0781022861148831E-2</c:v>
                </c:pt>
                <c:pt idx="56">
                  <c:v>3.3307002787080868E-2</c:v>
                </c:pt>
                <c:pt idx="57">
                  <c:v>3.3450976283794093E-2</c:v>
                </c:pt>
                <c:pt idx="58">
                  <c:v>3.4445965424900249E-2</c:v>
                </c:pt>
                <c:pt idx="59">
                  <c:v>3.6572922998690291E-2</c:v>
                </c:pt>
                <c:pt idx="60">
                  <c:v>3.6997944986553837E-2</c:v>
                </c:pt>
                <c:pt idx="61">
                  <c:v>3.8327962285912398E-2</c:v>
                </c:pt>
                <c:pt idx="62">
                  <c:v>3.9756652932944621E-2</c:v>
                </c:pt>
                <c:pt idx="63">
                  <c:v>4.1101736348436682E-2</c:v>
                </c:pt>
                <c:pt idx="64">
                  <c:v>4.2945410585178173E-2</c:v>
                </c:pt>
                <c:pt idx="65">
                  <c:v>4.3982981224008212E-2</c:v>
                </c:pt>
                <c:pt idx="66">
                  <c:v>4.5499361249102956E-2</c:v>
                </c:pt>
                <c:pt idx="67">
                  <c:v>4.7096138605811334E-2</c:v>
                </c:pt>
                <c:pt idx="68">
                  <c:v>4.8648261275209999E-2</c:v>
                </c:pt>
                <c:pt idx="69">
                  <c:v>5.0717145994300605E-2</c:v>
                </c:pt>
                <c:pt idx="70">
                  <c:v>5.201606658466517E-2</c:v>
                </c:pt>
                <c:pt idx="71">
                  <c:v>5.3776833573065522E-2</c:v>
                </c:pt>
                <c:pt idx="72">
                  <c:v>5.553647358935393E-2</c:v>
                </c:pt>
                <c:pt idx="73">
                  <c:v>5.7830495530763124E-2</c:v>
                </c:pt>
                <c:pt idx="74">
                  <c:v>5.9556932401077553E-2</c:v>
                </c:pt>
                <c:pt idx="75">
                  <c:v>6.1257342308439357E-2</c:v>
                </c:pt>
                <c:pt idx="76">
                  <c:v>6.3292590865770118E-2</c:v>
                </c:pt>
                <c:pt idx="77">
                  <c:v>6.5378964968684408E-2</c:v>
                </c:pt>
                <c:pt idx="78">
                  <c:v>6.7580626102468414E-2</c:v>
                </c:pt>
                <c:pt idx="79">
                  <c:v>7.0530425014366169E-2</c:v>
                </c:pt>
                <c:pt idx="80">
                  <c:v>7.2237077518692114E-2</c:v>
                </c:pt>
                <c:pt idx="81">
                  <c:v>7.4786346327224792E-2</c:v>
                </c:pt>
                <c:pt idx="82">
                  <c:v>7.697112456049994E-2</c:v>
                </c:pt>
                <c:pt idx="83">
                  <c:v>7.939047083266533E-2</c:v>
                </c:pt>
                <c:pt idx="84">
                  <c:v>8.3281730823642139E-2</c:v>
                </c:pt>
                <c:pt idx="85">
                  <c:v>8.4601874024016172E-2</c:v>
                </c:pt>
                <c:pt idx="86">
                  <c:v>9.0799320128845756E-2</c:v>
                </c:pt>
                <c:pt idx="87">
                  <c:v>9.0944115234307454E-2</c:v>
                </c:pt>
                <c:pt idx="88">
                  <c:v>9.2889113319682942E-2</c:v>
                </c:pt>
                <c:pt idx="89">
                  <c:v>9.6906959910694673E-2</c:v>
                </c:pt>
                <c:pt idx="90">
                  <c:v>9.8969078206851677E-2</c:v>
                </c:pt>
                <c:pt idx="91">
                  <c:v>0.1029892466864793</c:v>
                </c:pt>
                <c:pt idx="92">
                  <c:v>0.10843969632848406</c:v>
                </c:pt>
                <c:pt idx="93">
                  <c:v>0.10872313171977507</c:v>
                </c:pt>
                <c:pt idx="94">
                  <c:v>0.1136535402962954</c:v>
                </c:pt>
                <c:pt idx="95">
                  <c:v>0.11557990221184901</c:v>
                </c:pt>
                <c:pt idx="96">
                  <c:v>0.1217295727304608</c:v>
                </c:pt>
                <c:pt idx="97">
                  <c:v>0.12539900405027735</c:v>
                </c:pt>
                <c:pt idx="98">
                  <c:v>0.12668387233328704</c:v>
                </c:pt>
                <c:pt idx="99">
                  <c:v>0.13077232136030864</c:v>
                </c:pt>
                <c:pt idx="100">
                  <c:v>0.13458471110758527</c:v>
                </c:pt>
                <c:pt idx="101">
                  <c:v>0.13858114168944982</c:v>
                </c:pt>
                <c:pt idx="102">
                  <c:v>0.14419432458304657</c:v>
                </c:pt>
                <c:pt idx="103">
                  <c:v>0.14720447197228195</c:v>
                </c:pt>
                <c:pt idx="104">
                  <c:v>0.15243842804324143</c:v>
                </c:pt>
                <c:pt idx="105">
                  <c:v>0.15632748763314031</c:v>
                </c:pt>
                <c:pt idx="106">
                  <c:v>0.16135619972929605</c:v>
                </c:pt>
                <c:pt idx="107">
                  <c:v>0.16819084071552454</c:v>
                </c:pt>
                <c:pt idx="108">
                  <c:v>0.17119038216882931</c:v>
                </c:pt>
                <c:pt idx="109">
                  <c:v>0.17661803416174876</c:v>
                </c:pt>
                <c:pt idx="110">
                  <c:v>0.18208093342044196</c:v>
                </c:pt>
                <c:pt idx="111">
                  <c:v>0.18790168343459429</c:v>
                </c:pt>
                <c:pt idx="112">
                  <c:v>0.19610611212976753</c:v>
                </c:pt>
                <c:pt idx="113">
                  <c:v>0.19980745243929651</c:v>
                </c:pt>
                <c:pt idx="114">
                  <c:v>0.2095890248502365</c:v>
                </c:pt>
                <c:pt idx="115">
                  <c:v>0.21317745627016396</c:v>
                </c:pt>
                <c:pt idx="116">
                  <c:v>0.22269467790155126</c:v>
                </c:pt>
                <c:pt idx="117">
                  <c:v>0.22844637637436474</c:v>
                </c:pt>
                <c:pt idx="118">
                  <c:v>0.23210957402353175</c:v>
                </c:pt>
                <c:pt idx="119">
                  <c:v>0.23906302665454082</c:v>
                </c:pt>
                <c:pt idx="120">
                  <c:v>0.24574263103326194</c:v>
                </c:pt>
                <c:pt idx="121">
                  <c:v>0.25278573517441499</c:v>
                </c:pt>
                <c:pt idx="122">
                  <c:v>0.26206219608699854</c:v>
                </c:pt>
                <c:pt idx="123">
                  <c:v>0.26628924389692626</c:v>
                </c:pt>
                <c:pt idx="124">
                  <c:v>0.27485335958937834</c:v>
                </c:pt>
                <c:pt idx="125">
                  <c:v>0.28083848984721671</c:v>
                </c:pt>
                <c:pt idx="126">
                  <c:v>0.28857909113375879</c:v>
                </c:pt>
                <c:pt idx="127">
                  <c:v>0.29699102158244112</c:v>
                </c:pt>
                <c:pt idx="128">
                  <c:v>0.30154417316863835</c:v>
                </c:pt>
                <c:pt idx="129">
                  <c:v>0.3089201342652852</c:v>
                </c:pt>
                <c:pt idx="130">
                  <c:v>0.31618388545111931</c:v>
                </c:pt>
                <c:pt idx="131">
                  <c:v>0.32364469219093506</c:v>
                </c:pt>
                <c:pt idx="132">
                  <c:v>0.33207210292197459</c:v>
                </c:pt>
                <c:pt idx="133">
                  <c:v>0.33845634307206879</c:v>
                </c:pt>
                <c:pt idx="134">
                  <c:v>0.34701059461949318</c:v>
                </c:pt>
                <c:pt idx="135">
                  <c:v>0.35452793193862808</c:v>
                </c:pt>
                <c:pt idx="136">
                  <c:v>0.36305156921071302</c:v>
                </c:pt>
                <c:pt idx="137">
                  <c:v>0.37167500646907131</c:v>
                </c:pt>
                <c:pt idx="138">
                  <c:v>0.37745172548409545</c:v>
                </c:pt>
                <c:pt idx="139">
                  <c:v>0.38582575192610724</c:v>
                </c:pt>
                <c:pt idx="140">
                  <c:v>0.39389650133383963</c:v>
                </c:pt>
                <c:pt idx="141">
                  <c:v>0.40195323975209646</c:v>
                </c:pt>
                <c:pt idx="142">
                  <c:v>0.41196010802636474</c:v>
                </c:pt>
                <c:pt idx="143">
                  <c:v>0.41868608458298701</c:v>
                </c:pt>
                <c:pt idx="144">
                  <c:v>0.42786133674472715</c:v>
                </c:pt>
                <c:pt idx="145">
                  <c:v>0.435932903638244</c:v>
                </c:pt>
                <c:pt idx="146">
                  <c:v>0.44746725636708073</c:v>
                </c:pt>
                <c:pt idx="147">
                  <c:v>0.45522222673802087</c:v>
                </c:pt>
                <c:pt idx="148">
                  <c:v>0.46255576169340074</c:v>
                </c:pt>
                <c:pt idx="149">
                  <c:v>0.47134669092922876</c:v>
                </c:pt>
                <c:pt idx="150">
                  <c:v>0.48040170548066152</c:v>
                </c:pt>
                <c:pt idx="151">
                  <c:v>0.4895753816065882</c:v>
                </c:pt>
                <c:pt idx="152">
                  <c:v>0.49982780934824395</c:v>
                </c:pt>
                <c:pt idx="153">
                  <c:v>0.50818389086200355</c:v>
                </c:pt>
                <c:pt idx="154">
                  <c:v>0.51951442885446764</c:v>
                </c:pt>
                <c:pt idx="155">
                  <c:v>0.52675844670365857</c:v>
                </c:pt>
                <c:pt idx="156">
                  <c:v>0.53607204073247339</c:v>
                </c:pt>
                <c:pt idx="157">
                  <c:v>0.54541533423599364</c:v>
                </c:pt>
                <c:pt idx="158">
                  <c:v>0.55438465433966388</c:v>
                </c:pt>
                <c:pt idx="159">
                  <c:v>0.56401877582406257</c:v>
                </c:pt>
                <c:pt idx="160">
                  <c:v>0.57309874149974449</c:v>
                </c:pt>
                <c:pt idx="161">
                  <c:v>0.58255196099057771</c:v>
                </c:pt>
                <c:pt idx="162">
                  <c:v>0.59394659475082034</c:v>
                </c:pt>
                <c:pt idx="163">
                  <c:v>0.6014426801752043</c:v>
                </c:pt>
                <c:pt idx="164">
                  <c:v>0.61094580836990564</c:v>
                </c:pt>
                <c:pt idx="165">
                  <c:v>0.61967165381800926</c:v>
                </c:pt>
                <c:pt idx="166">
                  <c:v>0.63204347557135354</c:v>
                </c:pt>
                <c:pt idx="167">
                  <c:v>0.63786254408115817</c:v>
                </c:pt>
                <c:pt idx="168">
                  <c:v>0.64681353857611212</c:v>
                </c:pt>
                <c:pt idx="169">
                  <c:v>0.65608735328742651</c:v>
                </c:pt>
                <c:pt idx="170">
                  <c:v>0.66474571747616118</c:v>
                </c:pt>
                <c:pt idx="171">
                  <c:v>0.67347172783640696</c:v>
                </c:pt>
                <c:pt idx="172">
                  <c:v>0.68526673612922862</c:v>
                </c:pt>
                <c:pt idx="173">
                  <c:v>0.69096407547423389</c:v>
                </c:pt>
                <c:pt idx="174">
                  <c:v>0.70131832977802699</c:v>
                </c:pt>
                <c:pt idx="175">
                  <c:v>0.70780096147332194</c:v>
                </c:pt>
                <c:pt idx="176">
                  <c:v>0.71620056678054678</c:v>
                </c:pt>
                <c:pt idx="177">
                  <c:v>0.72479493179138343</c:v>
                </c:pt>
                <c:pt idx="178">
                  <c:v>0.73306105456365755</c:v>
                </c:pt>
                <c:pt idx="179">
                  <c:v>0.74165122237938796</c:v>
                </c:pt>
                <c:pt idx="180">
                  <c:v>0.75264283705380497</c:v>
                </c:pt>
                <c:pt idx="181">
                  <c:v>0.75766786060288416</c:v>
                </c:pt>
                <c:pt idx="182">
                  <c:v>0.76868366184672487</c:v>
                </c:pt>
                <c:pt idx="183">
                  <c:v>0.77370862232216875</c:v>
                </c:pt>
                <c:pt idx="184">
                  <c:v>0.78250846132453855</c:v>
                </c:pt>
                <c:pt idx="185">
                  <c:v>0.7915250714721912</c:v>
                </c:pt>
                <c:pt idx="186">
                  <c:v>0.79655002384055562</c:v>
                </c:pt>
                <c:pt idx="187">
                  <c:v>0.8044164279622148</c:v>
                </c:pt>
                <c:pt idx="188">
                  <c:v>0.81088323165959919</c:v>
                </c:pt>
                <c:pt idx="189">
                  <c:v>0.81809330036374939</c:v>
                </c:pt>
                <c:pt idx="190">
                  <c:v>0.82691916281589106</c:v>
                </c:pt>
                <c:pt idx="191">
                  <c:v>0.83113680660960421</c:v>
                </c:pt>
                <c:pt idx="192">
                  <c:v>0.83781857425058415</c:v>
                </c:pt>
                <c:pt idx="193">
                  <c:v>0.8436550539164499</c:v>
                </c:pt>
                <c:pt idx="194">
                  <c:v>0.84990547849845988</c:v>
                </c:pt>
                <c:pt idx="195">
                  <c:v>0.86116827774062599</c:v>
                </c:pt>
                <c:pt idx="196">
                  <c:v>0.86143158124922414</c:v>
                </c:pt>
                <c:pt idx="197">
                  <c:v>0.86619966596469933</c:v>
                </c:pt>
                <c:pt idx="198">
                  <c:v>0.87104663201696408</c:v>
                </c:pt>
                <c:pt idx="199">
                  <c:v>0.87609020655143621</c:v>
                </c:pt>
                <c:pt idx="200">
                  <c:v>0.88217131902521162</c:v>
                </c:pt>
                <c:pt idx="201">
                  <c:v>0.88481981110750629</c:v>
                </c:pt>
                <c:pt idx="202">
                  <c:v>0.89070909073563009</c:v>
                </c:pt>
                <c:pt idx="203">
                  <c:v>0.89298824965821011</c:v>
                </c:pt>
                <c:pt idx="204">
                  <c:v>0.89787174753247168</c:v>
                </c:pt>
                <c:pt idx="205">
                  <c:v>0.90096256307101275</c:v>
                </c:pt>
                <c:pt idx="206">
                  <c:v>0.90399289948266115</c:v>
                </c:pt>
                <c:pt idx="207">
                  <c:v>0.90743482493245986</c:v>
                </c:pt>
                <c:pt idx="208">
                  <c:v>0.91058711872131748</c:v>
                </c:pt>
                <c:pt idx="209">
                  <c:v>0.91380976413665305</c:v>
                </c:pt>
                <c:pt idx="210">
                  <c:v>0.91782157921907259</c:v>
                </c:pt>
                <c:pt idx="211">
                  <c:v>0.91973580360760965</c:v>
                </c:pt>
                <c:pt idx="212">
                  <c:v>0.92269421331983958</c:v>
                </c:pt>
                <c:pt idx="213">
                  <c:v>0.92538201820469568</c:v>
                </c:pt>
                <c:pt idx="214">
                  <c:v>0.92929029704705624</c:v>
                </c:pt>
                <c:pt idx="215">
                  <c:v>0.93239062064468547</c:v>
                </c:pt>
                <c:pt idx="216">
                  <c:v>0.93330882277782334</c:v>
                </c:pt>
                <c:pt idx="217">
                  <c:v>0.93585870386776548</c:v>
                </c:pt>
                <c:pt idx="218">
                  <c:v>0.93818943741506755</c:v>
                </c:pt>
                <c:pt idx="219">
                  <c:v>0.94080031118856433</c:v>
                </c:pt>
                <c:pt idx="220">
                  <c:v>0.94440015220565832</c:v>
                </c:pt>
                <c:pt idx="221">
                  <c:v>0.94558808355769075</c:v>
                </c:pt>
                <c:pt idx="222">
                  <c:v>0.95079872378436081</c:v>
                </c:pt>
                <c:pt idx="223">
                  <c:v>0.95096879648940513</c:v>
                </c:pt>
                <c:pt idx="224">
                  <c:v>0.95199373324452974</c:v>
                </c:pt>
                <c:pt idx="225">
                  <c:v>0.95495104594265201</c:v>
                </c:pt>
                <c:pt idx="226">
                  <c:v>0.95571686917242982</c:v>
                </c:pt>
                <c:pt idx="227">
                  <c:v>0.95854349153422103</c:v>
                </c:pt>
                <c:pt idx="228">
                  <c:v>0.95954946288020382</c:v>
                </c:pt>
                <c:pt idx="229">
                  <c:v>0.96135666759711902</c:v>
                </c:pt>
                <c:pt idx="230">
                  <c:v>0.96414728462296673</c:v>
                </c:pt>
                <c:pt idx="231">
                  <c:v>0.96475447680007165</c:v>
                </c:pt>
                <c:pt idx="232">
                  <c:v>0.96724198519787552</c:v>
                </c:pt>
                <c:pt idx="233">
                  <c:v>0.96756138400405789</c:v>
                </c:pt>
                <c:pt idx="234">
                  <c:v>0.96896592884421484</c:v>
                </c:pt>
                <c:pt idx="235">
                  <c:v>0.97010115518318452</c:v>
                </c:pt>
                <c:pt idx="236">
                  <c:v>0.97103623552155494</c:v>
                </c:pt>
                <c:pt idx="237">
                  <c:v>0.97202880149202253</c:v>
                </c:pt>
                <c:pt idx="238">
                  <c:v>0.97288246872552298</c:v>
                </c:pt>
                <c:pt idx="239">
                  <c:v>0.97370387977856132</c:v>
                </c:pt>
                <c:pt idx="240">
                  <c:v>0.97473878758857391</c:v>
                </c:pt>
                <c:pt idx="241">
                  <c:v>0.97506747911924319</c:v>
                </c:pt>
                <c:pt idx="242">
                  <c:v>0.97597660652018348</c:v>
                </c:pt>
                <c:pt idx="243">
                  <c:v>0.97618685738528588</c:v>
                </c:pt>
                <c:pt idx="244">
                  <c:v>0.97669616778998769</c:v>
                </c:pt>
                <c:pt idx="245">
                  <c:v>0.97720710431296842</c:v>
                </c:pt>
                <c:pt idx="246">
                  <c:v>0.97745937577329367</c:v>
                </c:pt>
                <c:pt idx="247">
                  <c:v>0.97782413807727686</c:v>
                </c:pt>
                <c:pt idx="248">
                  <c:v>0.97798170475837676</c:v>
                </c:pt>
                <c:pt idx="249">
                  <c:v>0.97814487399033356</c:v>
                </c:pt>
                <c:pt idx="250">
                  <c:v>0.97825899120969451</c:v>
                </c:pt>
                <c:pt idx="251">
                  <c:v>0.97825740078003998</c:v>
                </c:pt>
                <c:pt idx="252">
                  <c:v>0.97804143511680275</c:v>
                </c:pt>
                <c:pt idx="253">
                  <c:v>0.97799455935684532</c:v>
                </c:pt>
                <c:pt idx="254">
                  <c:v>0.97783145309762887</c:v>
                </c:pt>
                <c:pt idx="255">
                  <c:v>0.97744179529919595</c:v>
                </c:pt>
                <c:pt idx="256">
                  <c:v>0.97713881922604895</c:v>
                </c:pt>
                <c:pt idx="257">
                  <c:v>0.97660462543976811</c:v>
                </c:pt>
                <c:pt idx="258">
                  <c:v>0.97580694797318623</c:v>
                </c:pt>
                <c:pt idx="259">
                  <c:v>0.97562051205170119</c:v>
                </c:pt>
                <c:pt idx="260">
                  <c:v>0.97448087280318796</c:v>
                </c:pt>
                <c:pt idx="261">
                  <c:v>0.97443595968536367</c:v>
                </c:pt>
                <c:pt idx="262">
                  <c:v>0.9737721582203176</c:v>
                </c:pt>
                <c:pt idx="263">
                  <c:v>0.9718978058289881</c:v>
                </c:pt>
                <c:pt idx="264">
                  <c:v>0.97186061337092022</c:v>
                </c:pt>
                <c:pt idx="265">
                  <c:v>0.97184129390085194</c:v>
                </c:pt>
                <c:pt idx="266">
                  <c:v>0.97149327817133346</c:v>
                </c:pt>
                <c:pt idx="267">
                  <c:v>0.97095011338856119</c:v>
                </c:pt>
                <c:pt idx="268">
                  <c:v>0.97010863777600043</c:v>
                </c:pt>
                <c:pt idx="269">
                  <c:v>0.96979564710504573</c:v>
                </c:pt>
                <c:pt idx="270">
                  <c:v>0.96902376099859666</c:v>
                </c:pt>
                <c:pt idx="271">
                  <c:v>0.96865823736762868</c:v>
                </c:pt>
                <c:pt idx="272">
                  <c:v>0.96795143434162889</c:v>
                </c:pt>
                <c:pt idx="273">
                  <c:v>0.9660979133370009</c:v>
                </c:pt>
                <c:pt idx="274">
                  <c:v>0.96601074544129073</c:v>
                </c:pt>
                <c:pt idx="275">
                  <c:v>0.96597298514661034</c:v>
                </c:pt>
                <c:pt idx="276">
                  <c:v>0.96527487916640919</c:v>
                </c:pt>
                <c:pt idx="277">
                  <c:v>0.9644690084288422</c:v>
                </c:pt>
                <c:pt idx="278">
                  <c:v>0.96330077674306092</c:v>
                </c:pt>
                <c:pt idx="279">
                  <c:v>0.96272772746633939</c:v>
                </c:pt>
                <c:pt idx="280">
                  <c:v>0.96165941161736734</c:v>
                </c:pt>
                <c:pt idx="281">
                  <c:v>0.96092548813524437</c:v>
                </c:pt>
                <c:pt idx="282">
                  <c:v>0.95952185553930436</c:v>
                </c:pt>
                <c:pt idx="283">
                  <c:v>0.95873054651037526</c:v>
                </c:pt>
                <c:pt idx="284">
                  <c:v>0.95786129198879055</c:v>
                </c:pt>
                <c:pt idx="285">
                  <c:v>0.95651952956271269</c:v>
                </c:pt>
                <c:pt idx="286">
                  <c:v>0.95583531498021213</c:v>
                </c:pt>
                <c:pt idx="287">
                  <c:v>0.95474998817981482</c:v>
                </c:pt>
                <c:pt idx="288">
                  <c:v>0.9533654814649285</c:v>
                </c:pt>
                <c:pt idx="289">
                  <c:v>0.95270978563098241</c:v>
                </c:pt>
                <c:pt idx="290">
                  <c:v>0.95164495384615877</c:v>
                </c:pt>
                <c:pt idx="291">
                  <c:v>0.95061256099357194</c:v>
                </c:pt>
                <c:pt idx="292">
                  <c:v>0.94917156192408492</c:v>
                </c:pt>
                <c:pt idx="293">
                  <c:v>0.94807079056554744</c:v>
                </c:pt>
                <c:pt idx="294">
                  <c:v>0.9473610398163631</c:v>
                </c:pt>
                <c:pt idx="295">
                  <c:v>0.94635820714524788</c:v>
                </c:pt>
                <c:pt idx="296">
                  <c:v>0.94533681506124123</c:v>
                </c:pt>
                <c:pt idx="297">
                  <c:v>0.94430916121117781</c:v>
                </c:pt>
                <c:pt idx="298">
                  <c:v>0.94310749110477454</c:v>
                </c:pt>
                <c:pt idx="299">
                  <c:v>0.94229963982706411</c:v>
                </c:pt>
                <c:pt idx="300">
                  <c:v>0.94130976893391616</c:v>
                </c:pt>
                <c:pt idx="301">
                  <c:v>0.94033635780323588</c:v>
                </c:pt>
                <c:pt idx="302">
                  <c:v>0.93918175699343898</c:v>
                </c:pt>
                <c:pt idx="303">
                  <c:v>0.93751466952390905</c:v>
                </c:pt>
                <c:pt idx="304">
                  <c:v>0.93742949929818142</c:v>
                </c:pt>
                <c:pt idx="305">
                  <c:v>0.93657729675245027</c:v>
                </c:pt>
                <c:pt idx="306">
                  <c:v>0.93567603034525715</c:v>
                </c:pt>
                <c:pt idx="307">
                  <c:v>0.93478765491043569</c:v>
                </c:pt>
                <c:pt idx="308">
                  <c:v>0.9338845548371224</c:v>
                </c:pt>
                <c:pt idx="309">
                  <c:v>0.93298861656659571</c:v>
                </c:pt>
                <c:pt idx="310">
                  <c:v>0.93212464440264009</c:v>
                </c:pt>
                <c:pt idx="311">
                  <c:v>0.93125572508682708</c:v>
                </c:pt>
                <c:pt idx="312">
                  <c:v>0.93028183632198425</c:v>
                </c:pt>
                <c:pt idx="313">
                  <c:v>0.9285371259764903</c:v>
                </c:pt>
                <c:pt idx="314">
                  <c:v>0.92839543461058882</c:v>
                </c:pt>
                <c:pt idx="315">
                  <c:v>0.92744815810448245</c:v>
                </c:pt>
                <c:pt idx="316">
                  <c:v>0.92645486840210156</c:v>
                </c:pt>
                <c:pt idx="317">
                  <c:v>0.92541088746072264</c:v>
                </c:pt>
                <c:pt idx="318">
                  <c:v>0.92431364261570059</c:v>
                </c:pt>
                <c:pt idx="319">
                  <c:v>0.92319986676760268</c:v>
                </c:pt>
                <c:pt idx="320">
                  <c:v>0.92217538104423113</c:v>
                </c:pt>
                <c:pt idx="321">
                  <c:v>0.9210863810237776</c:v>
                </c:pt>
                <c:pt idx="322">
                  <c:v>0.91994900604296859</c:v>
                </c:pt>
                <c:pt idx="323">
                  <c:v>0.91862846576780066</c:v>
                </c:pt>
                <c:pt idx="324">
                  <c:v>0.91786913223623245</c:v>
                </c:pt>
                <c:pt idx="325">
                  <c:v>0.91652223108659481</c:v>
                </c:pt>
                <c:pt idx="326">
                  <c:v>0.9158530713100449</c:v>
                </c:pt>
                <c:pt idx="327">
                  <c:v>0.91491369170835812</c:v>
                </c:pt>
                <c:pt idx="328">
                  <c:v>0.91364759558041975</c:v>
                </c:pt>
                <c:pt idx="329">
                  <c:v>0.91304045114826593</c:v>
                </c:pt>
                <c:pt idx="330">
                  <c:v>0.9120186472333569</c:v>
                </c:pt>
                <c:pt idx="331">
                  <c:v>0.91122005984420562</c:v>
                </c:pt>
                <c:pt idx="332">
                  <c:v>0.91034371345883947</c:v>
                </c:pt>
                <c:pt idx="333">
                  <c:v>0.90940608847954141</c:v>
                </c:pt>
                <c:pt idx="334">
                  <c:v>0.90867472924979364</c:v>
                </c:pt>
                <c:pt idx="335">
                  <c:v>0.9078238100668059</c:v>
                </c:pt>
                <c:pt idx="336">
                  <c:v>0.90670848019515837</c:v>
                </c:pt>
                <c:pt idx="337">
                  <c:v>0.90632481283816857</c:v>
                </c:pt>
                <c:pt idx="338">
                  <c:v>0.90540217778974974</c:v>
                </c:pt>
                <c:pt idx="339">
                  <c:v>0.90474669722526768</c:v>
                </c:pt>
                <c:pt idx="340">
                  <c:v>0.90388487406770568</c:v>
                </c:pt>
                <c:pt idx="341">
                  <c:v>0.90270473575911836</c:v>
                </c:pt>
                <c:pt idx="342">
                  <c:v>0.90254689454075721</c:v>
                </c:pt>
                <c:pt idx="343">
                  <c:v>0.90112917579653162</c:v>
                </c:pt>
                <c:pt idx="344">
                  <c:v>0.90108267206774872</c:v>
                </c:pt>
                <c:pt idx="345">
                  <c:v>0.90071656815251944</c:v>
                </c:pt>
                <c:pt idx="346">
                  <c:v>0.89970735030098847</c:v>
                </c:pt>
                <c:pt idx="347">
                  <c:v>0.8994073033306822</c:v>
                </c:pt>
                <c:pt idx="348">
                  <c:v>0.89858856830345224</c:v>
                </c:pt>
                <c:pt idx="349">
                  <c:v>0.8980806143750012</c:v>
                </c:pt>
                <c:pt idx="350">
                  <c:v>0.89732454568195985</c:v>
                </c:pt>
                <c:pt idx="351">
                  <c:v>0.89625779392876015</c:v>
                </c:pt>
                <c:pt idx="352">
                  <c:v>0.89610066043649739</c:v>
                </c:pt>
                <c:pt idx="353">
                  <c:v>0.89394689220918355</c:v>
                </c:pt>
                <c:pt idx="354">
                  <c:v>0.89386551985197171</c:v>
                </c:pt>
                <c:pt idx="355">
                  <c:v>0.89380026755829678</c:v>
                </c:pt>
                <c:pt idx="356">
                  <c:v>0.8931075840870718</c:v>
                </c:pt>
                <c:pt idx="357">
                  <c:v>0.89263671681532153</c:v>
                </c:pt>
                <c:pt idx="358">
                  <c:v>0.89191760416049648</c:v>
                </c:pt>
                <c:pt idx="359">
                  <c:v>0.89122133599741826</c:v>
                </c:pt>
                <c:pt idx="360">
                  <c:v>0.89004801769930697</c:v>
                </c:pt>
                <c:pt idx="361">
                  <c:v>0.88922901754647055</c:v>
                </c:pt>
                <c:pt idx="362">
                  <c:v>0.88912963782206367</c:v>
                </c:pt>
                <c:pt idx="363">
                  <c:v>0.88729396678839656</c:v>
                </c:pt>
                <c:pt idx="364">
                  <c:v>0.8872469826865006</c:v>
                </c:pt>
                <c:pt idx="365">
                  <c:v>0.8868650251488569</c:v>
                </c:pt>
                <c:pt idx="366">
                  <c:v>0.88595703580442142</c:v>
                </c:pt>
                <c:pt idx="367">
                  <c:v>0.88554383184094321</c:v>
                </c:pt>
                <c:pt idx="368">
                  <c:v>0.88480622820728771</c:v>
                </c:pt>
                <c:pt idx="369">
                  <c:v>0.88417580664427409</c:v>
                </c:pt>
                <c:pt idx="370">
                  <c:v>0.8835682533008018</c:v>
                </c:pt>
                <c:pt idx="371">
                  <c:v>0.88259593860971386</c:v>
                </c:pt>
                <c:pt idx="372">
                  <c:v>0.88229903565313728</c:v>
                </c:pt>
                <c:pt idx="373">
                  <c:v>0.8809623318660984</c:v>
                </c:pt>
                <c:pt idx="374">
                  <c:v>0.88091902854206516</c:v>
                </c:pt>
                <c:pt idx="375">
                  <c:v>0.88046416432762908</c:v>
                </c:pt>
                <c:pt idx="376">
                  <c:v>0.8796199728701426</c:v>
                </c:pt>
                <c:pt idx="377">
                  <c:v>0.87925541245487582</c:v>
                </c:pt>
                <c:pt idx="378">
                  <c:v>0.87847686322251861</c:v>
                </c:pt>
                <c:pt idx="379">
                  <c:v>0.87808534755940981</c:v>
                </c:pt>
                <c:pt idx="380">
                  <c:v>0.87757518293586578</c:v>
                </c:pt>
                <c:pt idx="381">
                  <c:v>0.87672214526128689</c:v>
                </c:pt>
                <c:pt idx="382">
                  <c:v>0.87650448351508514</c:v>
                </c:pt>
                <c:pt idx="383">
                  <c:v>0.87515950786815511</c:v>
                </c:pt>
                <c:pt idx="384">
                  <c:v>0.87508054515369005</c:v>
                </c:pt>
                <c:pt idx="385">
                  <c:v>0.87476381236573864</c:v>
                </c:pt>
                <c:pt idx="386">
                  <c:v>0.87444317316901921</c:v>
                </c:pt>
                <c:pt idx="387">
                  <c:v>0.87413618852385444</c:v>
                </c:pt>
                <c:pt idx="388">
                  <c:v>0.8736946599340909</c:v>
                </c:pt>
                <c:pt idx="389">
                  <c:v>0.87322879302654943</c:v>
                </c:pt>
                <c:pt idx="390">
                  <c:v>0.8727675465640039</c:v>
                </c:pt>
                <c:pt idx="391">
                  <c:v>0.87188710933240077</c:v>
                </c:pt>
                <c:pt idx="392">
                  <c:v>0.87186306657773516</c:v>
                </c:pt>
                <c:pt idx="393">
                  <c:v>0.87142646264978196</c:v>
                </c:pt>
                <c:pt idx="394">
                  <c:v>0.8709862575825823</c:v>
                </c:pt>
                <c:pt idx="395">
                  <c:v>0.87054604706022798</c:v>
                </c:pt>
                <c:pt idx="396">
                  <c:v>0.86996116022191272</c:v>
                </c:pt>
                <c:pt idx="397">
                  <c:v>0.86963846979035497</c:v>
                </c:pt>
                <c:pt idx="398">
                  <c:v>0.86916213321565328</c:v>
                </c:pt>
                <c:pt idx="399">
                  <c:v>0.86847674047337664</c:v>
                </c:pt>
                <c:pt idx="400">
                  <c:v>0.86834701401695569</c:v>
                </c:pt>
                <c:pt idx="401">
                  <c:v>0.867676224973153</c:v>
                </c:pt>
                <c:pt idx="402">
                  <c:v>0.86748549312713708</c:v>
                </c:pt>
                <c:pt idx="403">
                  <c:v>0.8665510007282613</c:v>
                </c:pt>
                <c:pt idx="404">
                  <c:v>0.8665306992639531</c:v>
                </c:pt>
                <c:pt idx="405">
                  <c:v>0.86633307329912967</c:v>
                </c:pt>
                <c:pt idx="406">
                  <c:v>0.86600160252034952</c:v>
                </c:pt>
                <c:pt idx="407">
                  <c:v>0.86577983232636158</c:v>
                </c:pt>
                <c:pt idx="408">
                  <c:v>0.8654782255891188</c:v>
                </c:pt>
                <c:pt idx="409">
                  <c:v>0.86503874747206699</c:v>
                </c:pt>
                <c:pt idx="410">
                  <c:v>0.86499493844298614</c:v>
                </c:pt>
                <c:pt idx="411">
                  <c:v>0.86438919348325494</c:v>
                </c:pt>
                <c:pt idx="412">
                  <c:v>0.86437795901821401</c:v>
                </c:pt>
                <c:pt idx="413">
                  <c:v>0.8642568158767423</c:v>
                </c:pt>
                <c:pt idx="414">
                  <c:v>0.86405197048818072</c:v>
                </c:pt>
                <c:pt idx="415">
                  <c:v>0.86398942863712125</c:v>
                </c:pt>
                <c:pt idx="416">
                  <c:v>0.86381699066665252</c:v>
                </c:pt>
                <c:pt idx="417">
                  <c:v>0.8637433168905535</c:v>
                </c:pt>
                <c:pt idx="418">
                  <c:v>0.8637433168905535</c:v>
                </c:pt>
                <c:pt idx="419">
                  <c:v>0.8637433168905535</c:v>
                </c:pt>
                <c:pt idx="420">
                  <c:v>0.8637433168905535</c:v>
                </c:pt>
                <c:pt idx="421">
                  <c:v>0.8637433168905535</c:v>
                </c:pt>
                <c:pt idx="422">
                  <c:v>0.8637433168905535</c:v>
                </c:pt>
                <c:pt idx="423">
                  <c:v>0.8637433168905535</c:v>
                </c:pt>
                <c:pt idx="424">
                  <c:v>0.8637433168905535</c:v>
                </c:pt>
                <c:pt idx="425">
                  <c:v>0.8637433168905535</c:v>
                </c:pt>
                <c:pt idx="426">
                  <c:v>0.8637433168905535</c:v>
                </c:pt>
                <c:pt idx="427">
                  <c:v>0.8637433168905535</c:v>
                </c:pt>
                <c:pt idx="428">
                  <c:v>0.8637433168905535</c:v>
                </c:pt>
                <c:pt idx="429">
                  <c:v>0.8637433168905535</c:v>
                </c:pt>
                <c:pt idx="430">
                  <c:v>0.8637433168905535</c:v>
                </c:pt>
                <c:pt idx="431">
                  <c:v>0.8637433168905535</c:v>
                </c:pt>
                <c:pt idx="432">
                  <c:v>0.8637433168905535</c:v>
                </c:pt>
                <c:pt idx="433">
                  <c:v>0.8637433168905535</c:v>
                </c:pt>
                <c:pt idx="434">
                  <c:v>0.8637433168905535</c:v>
                </c:pt>
                <c:pt idx="435">
                  <c:v>0.8637433168905535</c:v>
                </c:pt>
                <c:pt idx="436">
                  <c:v>0.8637433168905535</c:v>
                </c:pt>
                <c:pt idx="437">
                  <c:v>0.8637433168905535</c:v>
                </c:pt>
                <c:pt idx="438">
                  <c:v>0.8637433168905535</c:v>
                </c:pt>
                <c:pt idx="439">
                  <c:v>0.8637433168905535</c:v>
                </c:pt>
                <c:pt idx="440">
                  <c:v>0.8637433168905535</c:v>
                </c:pt>
                <c:pt idx="441">
                  <c:v>0.8637433168905535</c:v>
                </c:pt>
                <c:pt idx="442">
                  <c:v>0.8637433168905535</c:v>
                </c:pt>
                <c:pt idx="443">
                  <c:v>0.8637433168905535</c:v>
                </c:pt>
                <c:pt idx="444">
                  <c:v>0.8637433168905535</c:v>
                </c:pt>
                <c:pt idx="445">
                  <c:v>0.8637433168905535</c:v>
                </c:pt>
                <c:pt idx="446">
                  <c:v>0.8637433168905535</c:v>
                </c:pt>
                <c:pt idx="447">
                  <c:v>0.8637433168905535</c:v>
                </c:pt>
                <c:pt idx="448">
                  <c:v>0.8637433168905535</c:v>
                </c:pt>
                <c:pt idx="449">
                  <c:v>0.8637433168905535</c:v>
                </c:pt>
                <c:pt idx="450">
                  <c:v>0.8637433168905535</c:v>
                </c:pt>
                <c:pt idx="451">
                  <c:v>0.8637433168905535</c:v>
                </c:pt>
                <c:pt idx="452">
                  <c:v>0.8637433168905535</c:v>
                </c:pt>
                <c:pt idx="453">
                  <c:v>0.8637433168905535</c:v>
                </c:pt>
                <c:pt idx="454">
                  <c:v>0.8637433168905535</c:v>
                </c:pt>
                <c:pt idx="455">
                  <c:v>0.8637433168905535</c:v>
                </c:pt>
                <c:pt idx="456">
                  <c:v>0.8637433168905535</c:v>
                </c:pt>
                <c:pt idx="457">
                  <c:v>0.8637433168905535</c:v>
                </c:pt>
                <c:pt idx="458">
                  <c:v>0.8637433168905535</c:v>
                </c:pt>
                <c:pt idx="459">
                  <c:v>0.8637433168905535</c:v>
                </c:pt>
                <c:pt idx="460">
                  <c:v>0.8637433168905535</c:v>
                </c:pt>
                <c:pt idx="461">
                  <c:v>0.8637433168905535</c:v>
                </c:pt>
                <c:pt idx="462">
                  <c:v>0.8637433168905535</c:v>
                </c:pt>
                <c:pt idx="463">
                  <c:v>0.8637433168905535</c:v>
                </c:pt>
                <c:pt idx="464">
                  <c:v>0.8637433168905535</c:v>
                </c:pt>
                <c:pt idx="465">
                  <c:v>0.8637433168905535</c:v>
                </c:pt>
                <c:pt idx="466">
                  <c:v>0.8637433168905535</c:v>
                </c:pt>
                <c:pt idx="467">
                  <c:v>0.8637433168905535</c:v>
                </c:pt>
                <c:pt idx="468">
                  <c:v>0.8637433168905535</c:v>
                </c:pt>
                <c:pt idx="469">
                  <c:v>0.8637433168905535</c:v>
                </c:pt>
                <c:pt idx="470">
                  <c:v>0.8637433168905535</c:v>
                </c:pt>
                <c:pt idx="471">
                  <c:v>0.8637433168905535</c:v>
                </c:pt>
                <c:pt idx="472">
                  <c:v>0.8637433168905535</c:v>
                </c:pt>
                <c:pt idx="473">
                  <c:v>0.8637433168905535</c:v>
                </c:pt>
                <c:pt idx="474">
                  <c:v>0.8637433168905535</c:v>
                </c:pt>
                <c:pt idx="475">
                  <c:v>0.8637433168905535</c:v>
                </c:pt>
                <c:pt idx="476">
                  <c:v>0.8637433168905535</c:v>
                </c:pt>
                <c:pt idx="477">
                  <c:v>0.8637433168905535</c:v>
                </c:pt>
                <c:pt idx="478">
                  <c:v>0.8637433168905535</c:v>
                </c:pt>
                <c:pt idx="479">
                  <c:v>0.8637433168905535</c:v>
                </c:pt>
                <c:pt idx="480">
                  <c:v>0.8637433168905535</c:v>
                </c:pt>
                <c:pt idx="481">
                  <c:v>0.8637433168905535</c:v>
                </c:pt>
                <c:pt idx="482">
                  <c:v>0.8637433168905535</c:v>
                </c:pt>
                <c:pt idx="483">
                  <c:v>0.8637433168905535</c:v>
                </c:pt>
                <c:pt idx="484">
                  <c:v>0.8637433168905535</c:v>
                </c:pt>
                <c:pt idx="485">
                  <c:v>0.8637433168905535</c:v>
                </c:pt>
                <c:pt idx="486">
                  <c:v>0.8637433168905535</c:v>
                </c:pt>
                <c:pt idx="487">
                  <c:v>0.8637433168905535</c:v>
                </c:pt>
                <c:pt idx="488">
                  <c:v>0.8637433168905535</c:v>
                </c:pt>
                <c:pt idx="489">
                  <c:v>0.8637433168905535</c:v>
                </c:pt>
                <c:pt idx="490">
                  <c:v>0.8637433168905535</c:v>
                </c:pt>
                <c:pt idx="491">
                  <c:v>0.8637433168905535</c:v>
                </c:pt>
                <c:pt idx="492">
                  <c:v>0.8637433168905535</c:v>
                </c:pt>
                <c:pt idx="493">
                  <c:v>0.8637433168905535</c:v>
                </c:pt>
                <c:pt idx="494">
                  <c:v>0.8637433168905535</c:v>
                </c:pt>
                <c:pt idx="495">
                  <c:v>0.8637433168905535</c:v>
                </c:pt>
                <c:pt idx="496">
                  <c:v>0.8637433168905535</c:v>
                </c:pt>
                <c:pt idx="497">
                  <c:v>0.8637433168905535</c:v>
                </c:pt>
                <c:pt idx="498">
                  <c:v>0.8637433168905535</c:v>
                </c:pt>
                <c:pt idx="499">
                  <c:v>0.8637433168905535</c:v>
                </c:pt>
              </c:numCache>
            </c:numRef>
          </c:yVal>
          <c:smooth val="0"/>
          <c:extLst>
            <c:ext xmlns:c16="http://schemas.microsoft.com/office/drawing/2014/chart" uri="{C3380CC4-5D6E-409C-BE32-E72D297353CC}">
              <c16:uniqueId val="{00000002-11CE-455A-99C1-575223E0969E}"/>
            </c:ext>
          </c:extLst>
        </c:ser>
        <c:ser>
          <c:idx val="3"/>
          <c:order val="3"/>
          <c:tx>
            <c:strRef>
              <c:f>実験2計算_AVE!$BF$2</c:f>
              <c:strCache>
                <c:ptCount val="1"/>
                <c:pt idx="0">
                  <c:v>b=0.3</c:v>
                </c:pt>
              </c:strCache>
            </c:strRef>
          </c:tx>
          <c:spPr>
            <a:ln w="25400" cap="rnd">
              <a:noFill/>
              <a:round/>
            </a:ln>
            <a:effectLst/>
          </c:spPr>
          <c:marker>
            <c:symbol val="circle"/>
            <c:size val="5"/>
            <c:spPr>
              <a:solidFill>
                <a:schemeClr val="accent4"/>
              </a:solidFill>
              <a:ln w="9525">
                <a:solidFill>
                  <a:schemeClr val="accent4"/>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実験2計算_AVE!$BF$3:$BF$502</c:f>
              <c:numCache>
                <c:formatCode>General</c:formatCode>
                <c:ptCount val="500"/>
                <c:pt idx="0">
                  <c:v>0</c:v>
                </c:pt>
                <c:pt idx="1">
                  <c:v>6.1829361747253463E-6</c:v>
                </c:pt>
                <c:pt idx="2">
                  <c:v>7.2026791746328985E-6</c:v>
                </c:pt>
                <c:pt idx="3">
                  <c:v>7.9104009579965009E-6</c:v>
                </c:pt>
                <c:pt idx="4">
                  <c:v>4.1295750492486194E-5</c:v>
                </c:pt>
                <c:pt idx="5">
                  <c:v>1.3415923759515927E-4</c:v>
                </c:pt>
                <c:pt idx="6">
                  <c:v>3.5038713659830262E-4</c:v>
                </c:pt>
                <c:pt idx="7">
                  <c:v>4.1183158679158476E-4</c:v>
                </c:pt>
                <c:pt idx="8">
                  <c:v>6.1868059669987455E-4</c:v>
                </c:pt>
                <c:pt idx="9">
                  <c:v>8.3933962003117173E-4</c:v>
                </c:pt>
                <c:pt idx="10">
                  <c:v>1.0985241609831656E-3</c:v>
                </c:pt>
                <c:pt idx="11">
                  <c:v>1.4670261150997142E-3</c:v>
                </c:pt>
                <c:pt idx="12">
                  <c:v>1.6749894318198429E-3</c:v>
                </c:pt>
                <c:pt idx="13">
                  <c:v>2.1049026497906554E-3</c:v>
                </c:pt>
                <c:pt idx="14">
                  <c:v>2.2920096184145555E-3</c:v>
                </c:pt>
                <c:pt idx="15">
                  <c:v>2.61934873663483E-3</c:v>
                </c:pt>
                <c:pt idx="16">
                  <c:v>3.5902015630502803E-3</c:v>
                </c:pt>
                <c:pt idx="17">
                  <c:v>3.6495118403858432E-3</c:v>
                </c:pt>
                <c:pt idx="18">
                  <c:v>3.8702937894698869E-3</c:v>
                </c:pt>
                <c:pt idx="19">
                  <c:v>4.2813285882867648E-3</c:v>
                </c:pt>
                <c:pt idx="20">
                  <c:v>4.439750075057639E-3</c:v>
                </c:pt>
                <c:pt idx="21">
                  <c:v>4.9654409866148426E-3</c:v>
                </c:pt>
                <c:pt idx="22">
                  <c:v>5.2544243511547612E-3</c:v>
                </c:pt>
                <c:pt idx="23">
                  <c:v>5.8423626246265833E-3</c:v>
                </c:pt>
                <c:pt idx="24">
                  <c:v>6.4274091302815089E-3</c:v>
                </c:pt>
                <c:pt idx="25">
                  <c:v>6.6958553604475951E-3</c:v>
                </c:pt>
                <c:pt idx="26">
                  <c:v>7.4725816582886144E-3</c:v>
                </c:pt>
                <c:pt idx="27">
                  <c:v>7.7142336773177687E-3</c:v>
                </c:pt>
                <c:pt idx="28">
                  <c:v>8.2745955471937409E-3</c:v>
                </c:pt>
                <c:pt idx="29">
                  <c:v>8.9832399228382091E-3</c:v>
                </c:pt>
                <c:pt idx="30">
                  <c:v>9.4348173278593142E-3</c:v>
                </c:pt>
                <c:pt idx="31">
                  <c:v>1.0087570388673823E-2</c:v>
                </c:pt>
                <c:pt idx="32">
                  <c:v>1.0721867945914263E-2</c:v>
                </c:pt>
                <c:pt idx="33">
                  <c:v>1.1385966074026912E-2</c:v>
                </c:pt>
                <c:pt idx="34">
                  <c:v>1.2580464108193282E-2</c:v>
                </c:pt>
                <c:pt idx="35">
                  <c:v>1.2826492701811198E-2</c:v>
                </c:pt>
                <c:pt idx="36">
                  <c:v>1.3983544840821337E-2</c:v>
                </c:pt>
                <c:pt idx="37">
                  <c:v>1.4264651695580895E-2</c:v>
                </c:pt>
                <c:pt idx="38">
                  <c:v>1.499139647335257E-2</c:v>
                </c:pt>
                <c:pt idx="39">
                  <c:v>1.6001732515358316E-2</c:v>
                </c:pt>
                <c:pt idx="40">
                  <c:v>1.6549788720063727E-2</c:v>
                </c:pt>
                <c:pt idx="41">
                  <c:v>1.7363933630199918E-2</c:v>
                </c:pt>
                <c:pt idx="42">
                  <c:v>1.8197200468197429E-2</c:v>
                </c:pt>
                <c:pt idx="43">
                  <c:v>1.90134954539781E-2</c:v>
                </c:pt>
                <c:pt idx="44">
                  <c:v>2.03725196999885E-2</c:v>
                </c:pt>
                <c:pt idx="45">
                  <c:v>2.0729511408367592E-2</c:v>
                </c:pt>
                <c:pt idx="46">
                  <c:v>2.2073528402205451E-2</c:v>
                </c:pt>
                <c:pt idx="47">
                  <c:v>2.2517599282763957E-2</c:v>
                </c:pt>
                <c:pt idx="48">
                  <c:v>2.34454023078518E-2</c:v>
                </c:pt>
                <c:pt idx="49">
                  <c:v>2.4556544444540914E-2</c:v>
                </c:pt>
                <c:pt idx="50">
                  <c:v>2.5381665118509068E-2</c:v>
                </c:pt>
                <c:pt idx="51">
                  <c:v>2.6395694493244418E-2</c:v>
                </c:pt>
                <c:pt idx="52">
                  <c:v>2.744413383547753E-2</c:v>
                </c:pt>
                <c:pt idx="53">
                  <c:v>2.8533731996183673E-2</c:v>
                </c:pt>
                <c:pt idx="54">
                  <c:v>3.0658533349876796E-2</c:v>
                </c:pt>
                <c:pt idx="55">
                  <c:v>3.0790097629893386E-2</c:v>
                </c:pt>
                <c:pt idx="56">
                  <c:v>3.3312973713630539E-2</c:v>
                </c:pt>
                <c:pt idx="57">
                  <c:v>3.3456805203440167E-2</c:v>
                </c:pt>
                <c:pt idx="58">
                  <c:v>3.4450886209183219E-2</c:v>
                </c:pt>
                <c:pt idx="59">
                  <c:v>3.6576183996299416E-2</c:v>
                </c:pt>
                <c:pt idx="60">
                  <c:v>3.7000904077525459E-2</c:v>
                </c:pt>
                <c:pt idx="61">
                  <c:v>3.8329992635441297E-2</c:v>
                </c:pt>
                <c:pt idx="62">
                  <c:v>3.9757706809043218E-2</c:v>
                </c:pt>
                <c:pt idx="63">
                  <c:v>4.1101763370799231E-2</c:v>
                </c:pt>
                <c:pt idx="64">
                  <c:v>4.2943482728433999E-2</c:v>
                </c:pt>
                <c:pt idx="65">
                  <c:v>4.3979675391691807E-2</c:v>
                </c:pt>
                <c:pt idx="66">
                  <c:v>4.5493875076715436E-2</c:v>
                </c:pt>
                <c:pt idx="67">
                  <c:v>4.7088064748946355E-2</c:v>
                </c:pt>
                <c:pt idx="68">
                  <c:v>4.8637372881093918E-2</c:v>
                </c:pt>
                <c:pt idx="69">
                  <c:v>5.0702575629072377E-2</c:v>
                </c:pt>
                <c:pt idx="70">
                  <c:v>5.1999329298900492E-2</c:v>
                </c:pt>
                <c:pt idx="71">
                  <c:v>5.3757241408326745E-2</c:v>
                </c:pt>
                <c:pt idx="72">
                  <c:v>5.5514093599795297E-2</c:v>
                </c:pt>
                <c:pt idx="73">
                  <c:v>5.7804035144859878E-2</c:v>
                </c:pt>
                <c:pt idx="74">
                  <c:v>5.9526898849742542E-2</c:v>
                </c:pt>
                <c:pt idx="75">
                  <c:v>6.1223649745986708E-2</c:v>
                </c:pt>
                <c:pt idx="76">
                  <c:v>6.3254475655749098E-2</c:v>
                </c:pt>
                <c:pt idx="77">
                  <c:v>6.5336315719458929E-2</c:v>
                </c:pt>
                <c:pt idx="78">
                  <c:v>6.7533426152988532E-2</c:v>
                </c:pt>
                <c:pt idx="79">
                  <c:v>7.047711920467388E-2</c:v>
                </c:pt>
                <c:pt idx="80">
                  <c:v>7.2180015319139298E-2</c:v>
                </c:pt>
                <c:pt idx="81">
                  <c:v>7.472359760979648E-2</c:v>
                </c:pt>
                <c:pt idx="82">
                  <c:v>7.6903677562890779E-2</c:v>
                </c:pt>
                <c:pt idx="83">
                  <c:v>7.9317929784388994E-2</c:v>
                </c:pt>
                <c:pt idx="84">
                  <c:v>8.3200578285282697E-2</c:v>
                </c:pt>
                <c:pt idx="85">
                  <c:v>8.4517669711093479E-2</c:v>
                </c:pt>
                <c:pt idx="86">
                  <c:v>9.0701560811473292E-2</c:v>
                </c:pt>
                <c:pt idx="87">
                  <c:v>9.0846056809508496E-2</c:v>
                </c:pt>
                <c:pt idx="88">
                  <c:v>9.2786943957722495E-2</c:v>
                </c:pt>
                <c:pt idx="89">
                  <c:v>9.6795972558844104E-2</c:v>
                </c:pt>
                <c:pt idx="90">
                  <c:v>9.8853564282593509E-2</c:v>
                </c:pt>
                <c:pt idx="91">
                  <c:v>0.10286516708509673</c:v>
                </c:pt>
                <c:pt idx="92">
                  <c:v>0.10830428699829932</c:v>
                </c:pt>
                <c:pt idx="93">
                  <c:v>0.10858713925076657</c:v>
                </c:pt>
                <c:pt idx="94">
                  <c:v>0.11350744150068477</c:v>
                </c:pt>
                <c:pt idx="95">
                  <c:v>0.11542988097426919</c:v>
                </c:pt>
                <c:pt idx="96">
                  <c:v>0.12156680653435921</c:v>
                </c:pt>
                <c:pt idx="97">
                  <c:v>0.12522834118739171</c:v>
                </c:pt>
                <c:pt idx="98">
                  <c:v>0.12651040104839409</c:v>
                </c:pt>
                <c:pt idx="99">
                  <c:v>0.13058991745315224</c:v>
                </c:pt>
                <c:pt idx="100">
                  <c:v>0.13439383746085218</c:v>
                </c:pt>
                <c:pt idx="101">
                  <c:v>0.13838110510815854</c:v>
                </c:pt>
                <c:pt idx="102">
                  <c:v>0.14398088777371643</c:v>
                </c:pt>
                <c:pt idx="103">
                  <c:v>0.14698355810361224</c:v>
                </c:pt>
                <c:pt idx="104">
                  <c:v>0.15220384447976457</c:v>
                </c:pt>
                <c:pt idx="105">
                  <c:v>0.15608196722581635</c:v>
                </c:pt>
                <c:pt idx="106">
                  <c:v>0.16109538221072162</c:v>
                </c:pt>
                <c:pt idx="107">
                  <c:v>0.16790824244781261</c:v>
                </c:pt>
                <c:pt idx="108">
                  <c:v>0.17089818598427164</c:v>
                </c:pt>
                <c:pt idx="109">
                  <c:v>0.17630891675261764</c:v>
                </c:pt>
                <c:pt idx="110">
                  <c:v>0.18175547671939365</c:v>
                </c:pt>
                <c:pt idx="111">
                  <c:v>0.18755958327257072</c:v>
                </c:pt>
                <c:pt idx="112">
                  <c:v>0.19574190202044311</c:v>
                </c:pt>
                <c:pt idx="113">
                  <c:v>0.19943381608411345</c:v>
                </c:pt>
                <c:pt idx="114">
                  <c:v>0.20919304736375047</c:v>
                </c:pt>
                <c:pt idx="115">
                  <c:v>0.21277435798882502</c:v>
                </c:pt>
                <c:pt idx="116">
                  <c:v>0.22227696100931021</c:v>
                </c:pt>
                <c:pt idx="117">
                  <c:v>0.22802281496877203</c:v>
                </c:pt>
                <c:pt idx="118">
                  <c:v>0.2316832162912375</c:v>
                </c:pt>
                <c:pt idx="119">
                  <c:v>0.23863266590763793</c:v>
                </c:pt>
                <c:pt idx="120">
                  <c:v>0.24530960993949588</c:v>
                </c:pt>
                <c:pt idx="121">
                  <c:v>0.25235053620023223</c:v>
                </c:pt>
                <c:pt idx="122">
                  <c:v>0.26162469441280312</c:v>
                </c:pt>
                <c:pt idx="123">
                  <c:v>0.26585090462158073</c:v>
                </c:pt>
                <c:pt idx="124">
                  <c:v>0.27441291286252328</c:v>
                </c:pt>
                <c:pt idx="125">
                  <c:v>0.28039571963534293</c:v>
                </c:pt>
                <c:pt idx="126">
                  <c:v>0.28813195124280483</c:v>
                </c:pt>
                <c:pt idx="127">
                  <c:v>0.29653805936622901</c:v>
                </c:pt>
                <c:pt idx="128">
                  <c:v>0.30108794642954906</c:v>
                </c:pt>
                <c:pt idx="129">
                  <c:v>0.30845883189168072</c:v>
                </c:pt>
                <c:pt idx="130">
                  <c:v>0.31571784502439348</c:v>
                </c:pt>
                <c:pt idx="131">
                  <c:v>0.32317365183264268</c:v>
                </c:pt>
                <c:pt idx="132">
                  <c:v>0.33159456706418816</c:v>
                </c:pt>
                <c:pt idx="133">
                  <c:v>0.33797303158679026</c:v>
                </c:pt>
                <c:pt idx="134">
                  <c:v>0.34651803266888137</c:v>
                </c:pt>
                <c:pt idx="135">
                  <c:v>0.35402619647001127</c:v>
                </c:pt>
                <c:pt idx="136">
                  <c:v>0.36253964503562158</c:v>
                </c:pt>
                <c:pt idx="137">
                  <c:v>0.37115394355626319</c:v>
                </c:pt>
                <c:pt idx="138">
                  <c:v>0.37692529815374953</c:v>
                </c:pt>
                <c:pt idx="139">
                  <c:v>0.38529244988066275</c:v>
                </c:pt>
                <c:pt idx="140">
                  <c:v>0.39335725047384557</c:v>
                </c:pt>
                <c:pt idx="141">
                  <c:v>0.40140813465896202</c:v>
                </c:pt>
                <c:pt idx="142">
                  <c:v>0.41140680495727711</c:v>
                </c:pt>
                <c:pt idx="143">
                  <c:v>0.41812635040966822</c:v>
                </c:pt>
                <c:pt idx="144">
                  <c:v>0.42729193407051808</c:v>
                </c:pt>
                <c:pt idx="145">
                  <c:v>0.43535452194060825</c:v>
                </c:pt>
                <c:pt idx="146">
                  <c:v>0.44687546305237569</c:v>
                </c:pt>
                <c:pt idx="147">
                  <c:v>0.45462145919595121</c:v>
                </c:pt>
                <c:pt idx="148">
                  <c:v>0.46194715442371265</c:v>
                </c:pt>
                <c:pt idx="149">
                  <c:v>0.4707299373288506</c:v>
                </c:pt>
                <c:pt idx="150">
                  <c:v>0.47977810839392854</c:v>
                </c:pt>
                <c:pt idx="151">
                  <c:v>0.48894638421517944</c:v>
                </c:pt>
                <c:pt idx="152">
                  <c:v>0.49919469571966735</c:v>
                </c:pt>
                <c:pt idx="153">
                  <c:v>0.50754898953490368</c:v>
                </c:pt>
                <c:pt idx="154">
                  <c:v>0.51887924666951535</c:v>
                </c:pt>
                <c:pt idx="155">
                  <c:v>0.5261240457967582</c:v>
                </c:pt>
                <c:pt idx="156">
                  <c:v>0.53543868543144713</c:v>
                </c:pt>
                <c:pt idx="157">
                  <c:v>0.54478237447721667</c:v>
                </c:pt>
                <c:pt idx="158">
                  <c:v>0.55375142615874451</c:v>
                </c:pt>
                <c:pt idx="159">
                  <c:v>0.56338518390794712</c:v>
                </c:pt>
                <c:pt idx="160">
                  <c:v>0.57246548639633987</c:v>
                </c:pt>
                <c:pt idx="161">
                  <c:v>0.58192023487870315</c:v>
                </c:pt>
                <c:pt idx="162">
                  <c:v>0.59331832695023279</c:v>
                </c:pt>
                <c:pt idx="163">
                  <c:v>0.60081764137366478</c:v>
                </c:pt>
                <c:pt idx="164">
                  <c:v>0.61032607933991978</c:v>
                </c:pt>
                <c:pt idx="165">
                  <c:v>0.6190580651484181</c:v>
                </c:pt>
                <c:pt idx="166">
                  <c:v>0.63143996798434232</c:v>
                </c:pt>
                <c:pt idx="167">
                  <c:v>0.63726398657721717</c:v>
                </c:pt>
                <c:pt idx="168">
                  <c:v>0.646222502465433</c:v>
                </c:pt>
                <c:pt idx="169">
                  <c:v>0.65550449623149298</c:v>
                </c:pt>
                <c:pt idx="170">
                  <c:v>0.66417119600987862</c:v>
                </c:pt>
                <c:pt idx="171">
                  <c:v>0.67290595219946758</c:v>
                </c:pt>
                <c:pt idx="172">
                  <c:v>0.68471297803883391</c:v>
                </c:pt>
                <c:pt idx="173">
                  <c:v>0.69041615166765058</c:v>
                </c:pt>
                <c:pt idx="174">
                  <c:v>0.70078038947654075</c:v>
                </c:pt>
                <c:pt idx="175">
                  <c:v>0.70726866557857149</c:v>
                </c:pt>
                <c:pt idx="176">
                  <c:v>0.7156750373680536</c:v>
                </c:pt>
                <c:pt idx="177">
                  <c:v>0.72427601668521457</c:v>
                </c:pt>
                <c:pt idx="178">
                  <c:v>0.73254846347980818</c:v>
                </c:pt>
                <c:pt idx="179">
                  <c:v>0.74114565719012204</c:v>
                </c:pt>
                <c:pt idx="180">
                  <c:v>0.75214815239840138</c:v>
                </c:pt>
                <c:pt idx="181">
                  <c:v>0.75717924021398908</c:v>
                </c:pt>
                <c:pt idx="182">
                  <c:v>0.76821218269424696</c:v>
                </c:pt>
                <c:pt idx="183">
                  <c:v>0.7732468572681539</c:v>
                </c:pt>
                <c:pt idx="184">
                  <c:v>0.78206582658416646</c:v>
                </c:pt>
                <c:pt idx="185">
                  <c:v>0.79110358641894662</c:v>
                </c:pt>
                <c:pt idx="186">
                  <c:v>0.7961406142464954</c:v>
                </c:pt>
                <c:pt idx="187">
                  <c:v>0.80402668576119729</c:v>
                </c:pt>
                <c:pt idx="188">
                  <c:v>0.81051087224613694</c:v>
                </c:pt>
                <c:pt idx="189">
                  <c:v>0.81774194186726723</c:v>
                </c:pt>
                <c:pt idx="190">
                  <c:v>0.82659609220398012</c:v>
                </c:pt>
                <c:pt idx="191">
                  <c:v>0.83082836937517091</c:v>
                </c:pt>
                <c:pt idx="192">
                  <c:v>0.83753484995687932</c:v>
                </c:pt>
                <c:pt idx="193">
                  <c:v>0.84339415965915121</c:v>
                </c:pt>
                <c:pt idx="194">
                  <c:v>0.84966938323501406</c:v>
                </c:pt>
                <c:pt idx="195">
                  <c:v>0.8609777546174977</c:v>
                </c:pt>
                <c:pt idx="196">
                  <c:v>0.86124215246900515</c:v>
                </c:pt>
                <c:pt idx="197">
                  <c:v>0.86603043610576802</c:v>
                </c:pt>
                <c:pt idx="198">
                  <c:v>0.87089861798956625</c:v>
                </c:pt>
                <c:pt idx="199">
                  <c:v>0.8759649919711272</c:v>
                </c:pt>
                <c:pt idx="200">
                  <c:v>0.8820747958706221</c:v>
                </c:pt>
                <c:pt idx="201">
                  <c:v>0.8847362044239494</c:v>
                </c:pt>
                <c:pt idx="202">
                  <c:v>0.89065385469004743</c:v>
                </c:pt>
                <c:pt idx="203">
                  <c:v>0.89294359192741679</c:v>
                </c:pt>
                <c:pt idx="204">
                  <c:v>0.89784899811837726</c:v>
                </c:pt>
                <c:pt idx="205">
                  <c:v>0.90095381072651981</c:v>
                </c:pt>
                <c:pt idx="206">
                  <c:v>0.90399837069367084</c:v>
                </c:pt>
                <c:pt idx="207">
                  <c:v>0.90745572225644278</c:v>
                </c:pt>
                <c:pt idx="208">
                  <c:v>0.9106204666629889</c:v>
                </c:pt>
                <c:pt idx="209">
                  <c:v>0.91385439899387477</c:v>
                </c:pt>
                <c:pt idx="210">
                  <c:v>0.91787896660290225</c:v>
                </c:pt>
                <c:pt idx="211">
                  <c:v>0.91979887183590714</c:v>
                </c:pt>
                <c:pt idx="212">
                  <c:v>0.92276610703817352</c:v>
                </c:pt>
                <c:pt idx="213">
                  <c:v>0.92546209799309109</c:v>
                </c:pt>
                <c:pt idx="214">
                  <c:v>0.92938150760907112</c:v>
                </c:pt>
                <c:pt idx="215">
                  <c:v>0.93249013647854151</c:v>
                </c:pt>
                <c:pt idx="216">
                  <c:v>0.93341083374784262</c:v>
                </c:pt>
                <c:pt idx="217">
                  <c:v>0.93596732593438592</c:v>
                </c:pt>
                <c:pt idx="218">
                  <c:v>0.93830339923536343</c:v>
                </c:pt>
                <c:pt idx="219">
                  <c:v>0.94091994774026133</c:v>
                </c:pt>
                <c:pt idx="220">
                  <c:v>0.94452917627621769</c:v>
                </c:pt>
                <c:pt idx="221">
                  <c:v>0.94572079072625337</c:v>
                </c:pt>
                <c:pt idx="222">
                  <c:v>0.95094836123866833</c:v>
                </c:pt>
                <c:pt idx="223">
                  <c:v>0.95111899556383284</c:v>
                </c:pt>
                <c:pt idx="224">
                  <c:v>0.95214719943152204</c:v>
                </c:pt>
                <c:pt idx="225">
                  <c:v>0.95511272771360523</c:v>
                </c:pt>
                <c:pt idx="226">
                  <c:v>0.95588043174717596</c:v>
                </c:pt>
                <c:pt idx="227">
                  <c:v>0.95871503424925641</c:v>
                </c:pt>
                <c:pt idx="228">
                  <c:v>0.95972457915739062</c:v>
                </c:pt>
                <c:pt idx="229">
                  <c:v>0.96154037206469334</c:v>
                </c:pt>
                <c:pt idx="230">
                  <c:v>0.9643501181547236</c:v>
                </c:pt>
                <c:pt idx="231">
                  <c:v>0.96496239153520202</c:v>
                </c:pt>
                <c:pt idx="232">
                  <c:v>0.96747207130767165</c:v>
                </c:pt>
                <c:pt idx="233">
                  <c:v>0.96779445633052652</c:v>
                </c:pt>
                <c:pt idx="234">
                  <c:v>0.96921240043790047</c:v>
                </c:pt>
                <c:pt idx="235">
                  <c:v>0.97035899573836382</c:v>
                </c:pt>
                <c:pt idx="236">
                  <c:v>0.9713040109647586</c:v>
                </c:pt>
                <c:pt idx="237">
                  <c:v>0.97230790347317053</c:v>
                </c:pt>
                <c:pt idx="238">
                  <c:v>0.97317196485272905</c:v>
                </c:pt>
                <c:pt idx="239">
                  <c:v>0.97400353526864936</c:v>
                </c:pt>
                <c:pt idx="240">
                  <c:v>0.97505076495901344</c:v>
                </c:pt>
                <c:pt idx="241">
                  <c:v>0.97538321460647259</c:v>
                </c:pt>
                <c:pt idx="242">
                  <c:v>0.97630326608400875</c:v>
                </c:pt>
                <c:pt idx="243">
                  <c:v>0.97651627968568888</c:v>
                </c:pt>
                <c:pt idx="244">
                  <c:v>0.97703292786479623</c:v>
                </c:pt>
                <c:pt idx="245">
                  <c:v>0.97755295028327316</c:v>
                </c:pt>
                <c:pt idx="246">
                  <c:v>0.97781092772766753</c:v>
                </c:pt>
                <c:pt idx="247">
                  <c:v>0.97818595148084231</c:v>
                </c:pt>
                <c:pt idx="248">
                  <c:v>0.97834912523156004</c:v>
                </c:pt>
                <c:pt idx="249">
                  <c:v>0.97852007187788492</c:v>
                </c:pt>
                <c:pt idx="250">
                  <c:v>0.97864893960274668</c:v>
                </c:pt>
                <c:pt idx="251">
                  <c:v>0.97864957286120746</c:v>
                </c:pt>
                <c:pt idx="252">
                  <c:v>0.9784541908517409</c:v>
                </c:pt>
                <c:pt idx="253">
                  <c:v>0.97840974443668516</c:v>
                </c:pt>
                <c:pt idx="254">
                  <c:v>0.97825364409340743</c:v>
                </c:pt>
                <c:pt idx="255">
                  <c:v>0.97787622997149992</c:v>
                </c:pt>
                <c:pt idx="256">
                  <c:v>0.97758056837812723</c:v>
                </c:pt>
                <c:pt idx="257">
                  <c:v>0.97705608873099115</c:v>
                </c:pt>
                <c:pt idx="258">
                  <c:v>0.97626741756823454</c:v>
                </c:pt>
                <c:pt idx="259">
                  <c:v>0.97608238869703934</c:v>
                </c:pt>
                <c:pt idx="260">
                  <c:v>0.97494862711285502</c:v>
                </c:pt>
                <c:pt idx="261">
                  <c:v>0.97490386242918592</c:v>
                </c:pt>
                <c:pt idx="262">
                  <c:v>0.97424190051626847</c:v>
                </c:pt>
                <c:pt idx="263">
                  <c:v>0.97236798040543226</c:v>
                </c:pt>
                <c:pt idx="264">
                  <c:v>0.97233071995861264</c:v>
                </c:pt>
                <c:pt idx="265">
                  <c:v>0.97231136534292806</c:v>
                </c:pt>
                <c:pt idx="266">
                  <c:v>0.97196270506082449</c:v>
                </c:pt>
                <c:pt idx="267">
                  <c:v>0.97141837259185593</c:v>
                </c:pt>
                <c:pt idx="268">
                  <c:v>0.97057461019800151</c:v>
                </c:pt>
                <c:pt idx="269">
                  <c:v>0.97026074868792767</c:v>
                </c:pt>
                <c:pt idx="270">
                  <c:v>0.96948790668039275</c:v>
                </c:pt>
                <c:pt idx="271">
                  <c:v>0.96912263819550337</c:v>
                </c:pt>
                <c:pt idx="272">
                  <c:v>0.96841735301700838</c:v>
                </c:pt>
                <c:pt idx="273">
                  <c:v>0.96657135552205653</c:v>
                </c:pt>
                <c:pt idx="274">
                  <c:v>0.96648463244601202</c:v>
                </c:pt>
                <c:pt idx="275">
                  <c:v>0.96644706648334178</c:v>
                </c:pt>
                <c:pt idx="276">
                  <c:v>0.96575240640086868</c:v>
                </c:pt>
                <c:pt idx="277">
                  <c:v>0.96495007760015949</c:v>
                </c:pt>
                <c:pt idx="278">
                  <c:v>0.96378566514757003</c:v>
                </c:pt>
                <c:pt idx="279">
                  <c:v>0.96321396376405188</c:v>
                </c:pt>
                <c:pt idx="280">
                  <c:v>0.96214801675427042</c:v>
                </c:pt>
                <c:pt idx="281">
                  <c:v>0.96141583395792785</c:v>
                </c:pt>
                <c:pt idx="282">
                  <c:v>0.96001573171605781</c:v>
                </c:pt>
                <c:pt idx="283">
                  <c:v>0.95922610584840606</c:v>
                </c:pt>
                <c:pt idx="284">
                  <c:v>0.95835791704991669</c:v>
                </c:pt>
                <c:pt idx="285">
                  <c:v>0.95701618089620266</c:v>
                </c:pt>
                <c:pt idx="286">
                  <c:v>0.95633133968777351</c:v>
                </c:pt>
                <c:pt idx="287">
                  <c:v>0.95524484159677858</c:v>
                </c:pt>
                <c:pt idx="288">
                  <c:v>0.9538591793443183</c:v>
                </c:pt>
                <c:pt idx="289">
                  <c:v>0.95320311684340975</c:v>
                </c:pt>
                <c:pt idx="290">
                  <c:v>0.95213806799516643</c:v>
                </c:pt>
                <c:pt idx="291">
                  <c:v>0.95110567666627976</c:v>
                </c:pt>
                <c:pt idx="292">
                  <c:v>0.94966440293899412</c:v>
                </c:pt>
                <c:pt idx="293">
                  <c:v>0.94856306936020918</c:v>
                </c:pt>
                <c:pt idx="294">
                  <c:v>0.94785253802365366</c:v>
                </c:pt>
                <c:pt idx="295">
                  <c:v>0.94684765966488404</c:v>
                </c:pt>
                <c:pt idx="296">
                  <c:v>0.94582347060248251</c:v>
                </c:pt>
                <c:pt idx="297">
                  <c:v>0.94479310405381145</c:v>
                </c:pt>
                <c:pt idx="298">
                  <c:v>0.94358951551644776</c:v>
                </c:pt>
                <c:pt idx="299">
                  <c:v>0.94278126125253425</c:v>
                </c:pt>
                <c:pt idx="300">
                  <c:v>0.94179118779208559</c:v>
                </c:pt>
                <c:pt idx="301">
                  <c:v>0.94081727726819964</c:v>
                </c:pt>
                <c:pt idx="302">
                  <c:v>0.93966117798605864</c:v>
                </c:pt>
                <c:pt idx="303">
                  <c:v>0.93798983513849354</c:v>
                </c:pt>
                <c:pt idx="304">
                  <c:v>0.9379043789544379</c:v>
                </c:pt>
                <c:pt idx="305">
                  <c:v>0.93704931277436299</c:v>
                </c:pt>
                <c:pt idx="306">
                  <c:v>0.93614540503690113</c:v>
                </c:pt>
                <c:pt idx="307">
                  <c:v>0.93525522374233561</c:v>
                </c:pt>
                <c:pt idx="308">
                  <c:v>0.93435120306895714</c:v>
                </c:pt>
                <c:pt idx="309">
                  <c:v>0.93345520869079002</c:v>
                </c:pt>
                <c:pt idx="310">
                  <c:v>0.93259171904681204</c:v>
                </c:pt>
                <c:pt idx="311">
                  <c:v>0.93172366876083124</c:v>
                </c:pt>
                <c:pt idx="312">
                  <c:v>0.93075123416386518</c:v>
                </c:pt>
                <c:pt idx="313">
                  <c:v>0.92900994609612697</c:v>
                </c:pt>
                <c:pt idx="314">
                  <c:v>0.9288685654487413</c:v>
                </c:pt>
                <c:pt idx="315">
                  <c:v>0.92792326790943302</c:v>
                </c:pt>
                <c:pt idx="316">
                  <c:v>0.92693179015356952</c:v>
                </c:pt>
                <c:pt idx="317">
                  <c:v>0.92588965653625055</c:v>
                </c:pt>
                <c:pt idx="318">
                  <c:v>0.92479454288694107</c:v>
                </c:pt>
                <c:pt idx="319">
                  <c:v>0.9236826272262405</c:v>
                </c:pt>
                <c:pt idx="320">
                  <c:v>0.92265894854518549</c:v>
                </c:pt>
                <c:pt idx="321">
                  <c:v>0.92156964342279968</c:v>
                </c:pt>
                <c:pt idx="322">
                  <c:v>0.92043071530199116</c:v>
                </c:pt>
                <c:pt idx="323">
                  <c:v>0.9191069108759391</c:v>
                </c:pt>
                <c:pt idx="324">
                  <c:v>0.91834519023190297</c:v>
                </c:pt>
                <c:pt idx="325">
                  <c:v>0.916994276876683</c:v>
                </c:pt>
                <c:pt idx="326">
                  <c:v>0.91632338890014908</c:v>
                </c:pt>
                <c:pt idx="327">
                  <c:v>0.91538145147996663</c:v>
                </c:pt>
                <c:pt idx="328">
                  <c:v>0.91411155112982678</c:v>
                </c:pt>
                <c:pt idx="329">
                  <c:v>0.91350273817810168</c:v>
                </c:pt>
                <c:pt idx="330">
                  <c:v>0.91247858016372052</c:v>
                </c:pt>
                <c:pt idx="331">
                  <c:v>0.91167810833209006</c:v>
                </c:pt>
                <c:pt idx="332">
                  <c:v>0.91079911763347055</c:v>
                </c:pt>
                <c:pt idx="333">
                  <c:v>0.90985796737275715</c:v>
                </c:pt>
                <c:pt idx="334">
                  <c:v>0.90912356164722785</c:v>
                </c:pt>
                <c:pt idx="335">
                  <c:v>0.90826902080375904</c:v>
                </c:pt>
                <c:pt idx="336">
                  <c:v>0.90714978833668003</c:v>
                </c:pt>
                <c:pt idx="337">
                  <c:v>0.90676516553231024</c:v>
                </c:pt>
                <c:pt idx="338">
                  <c:v>0.90584054983736662</c:v>
                </c:pt>
                <c:pt idx="339">
                  <c:v>0.90518356777511955</c:v>
                </c:pt>
                <c:pt idx="340">
                  <c:v>0.904319138600304</c:v>
                </c:pt>
                <c:pt idx="341">
                  <c:v>0.9031350810560308</c:v>
                </c:pt>
                <c:pt idx="342">
                  <c:v>0.90297675950679002</c:v>
                </c:pt>
                <c:pt idx="343">
                  <c:v>0.90155549490210163</c:v>
                </c:pt>
                <c:pt idx="344">
                  <c:v>0.90150889744070095</c:v>
                </c:pt>
                <c:pt idx="345">
                  <c:v>0.90114208181679467</c:v>
                </c:pt>
                <c:pt idx="346">
                  <c:v>0.90013126130941845</c:v>
                </c:pt>
                <c:pt idx="347">
                  <c:v>0.89983085762076931</c:v>
                </c:pt>
                <c:pt idx="348">
                  <c:v>0.89901156085771516</c:v>
                </c:pt>
                <c:pt idx="349">
                  <c:v>0.89850349528848616</c:v>
                </c:pt>
                <c:pt idx="350">
                  <c:v>0.89774722618416802</c:v>
                </c:pt>
                <c:pt idx="351">
                  <c:v>0.89668034441286326</c:v>
                </c:pt>
                <c:pt idx="352">
                  <c:v>0.89652323914692733</c:v>
                </c:pt>
                <c:pt idx="353">
                  <c:v>0.89436846014703264</c:v>
                </c:pt>
                <c:pt idx="354">
                  <c:v>0.89428699070634532</c:v>
                </c:pt>
                <c:pt idx="355">
                  <c:v>0.89422165469575332</c:v>
                </c:pt>
                <c:pt idx="356">
                  <c:v>0.89352799671391747</c:v>
                </c:pt>
                <c:pt idx="357">
                  <c:v>0.89305649694130995</c:v>
                </c:pt>
                <c:pt idx="358">
                  <c:v>0.89233678376280123</c:v>
                </c:pt>
                <c:pt idx="359">
                  <c:v>0.89164045022950922</c:v>
                </c:pt>
                <c:pt idx="360">
                  <c:v>0.8904679502518732</c:v>
                </c:pt>
                <c:pt idx="361">
                  <c:v>0.88964988030720227</c:v>
                </c:pt>
                <c:pt idx="362">
                  <c:v>0.88955061457290741</c:v>
                </c:pt>
                <c:pt idx="363">
                  <c:v>0.88771408621961667</c:v>
                </c:pt>
                <c:pt idx="364">
                  <c:v>0.88766700341397431</c:v>
                </c:pt>
                <c:pt idx="365">
                  <c:v>0.88728414506566144</c:v>
                </c:pt>
                <c:pt idx="366">
                  <c:v>0.88637359533941629</c:v>
                </c:pt>
                <c:pt idx="367">
                  <c:v>0.88595915856254714</c:v>
                </c:pt>
                <c:pt idx="368">
                  <c:v>0.88521964260395847</c:v>
                </c:pt>
                <c:pt idx="369">
                  <c:v>0.88458770481573956</c:v>
                </c:pt>
                <c:pt idx="370">
                  <c:v>0.88397853591732367</c:v>
                </c:pt>
                <c:pt idx="371">
                  <c:v>0.88300370962316721</c:v>
                </c:pt>
                <c:pt idx="372">
                  <c:v>0.8827061515121174</c:v>
                </c:pt>
                <c:pt idx="373">
                  <c:v>0.88136815459152118</c:v>
                </c:pt>
                <c:pt idx="374">
                  <c:v>0.88132485882743428</c:v>
                </c:pt>
                <c:pt idx="375">
                  <c:v>0.88087011747360133</c:v>
                </c:pt>
                <c:pt idx="376">
                  <c:v>0.88002533687613882</c:v>
                </c:pt>
                <c:pt idx="377">
                  <c:v>0.87965993952304433</c:v>
                </c:pt>
                <c:pt idx="378">
                  <c:v>0.87887864951241168</c:v>
                </c:pt>
                <c:pt idx="379">
                  <c:v>0.87848544267339357</c:v>
                </c:pt>
                <c:pt idx="380">
                  <c:v>0.87797295040470125</c:v>
                </c:pt>
                <c:pt idx="381">
                  <c:v>0.87711606901244565</c:v>
                </c:pt>
                <c:pt idx="382">
                  <c:v>0.87689750748541495</c:v>
                </c:pt>
                <c:pt idx="383">
                  <c:v>0.87554962786968449</c:v>
                </c:pt>
                <c:pt idx="384">
                  <c:v>0.87547065084306552</c:v>
                </c:pt>
                <c:pt idx="385">
                  <c:v>0.87515391362340644</c:v>
                </c:pt>
                <c:pt idx="386">
                  <c:v>0.87483328270471905</c:v>
                </c:pt>
                <c:pt idx="387">
                  <c:v>0.87452628081298467</c:v>
                </c:pt>
                <c:pt idx="388">
                  <c:v>0.87408480247699105</c:v>
                </c:pt>
                <c:pt idx="389">
                  <c:v>0.87361905081936364</c:v>
                </c:pt>
                <c:pt idx="390">
                  <c:v>0.87315773515182626</c:v>
                </c:pt>
                <c:pt idx="391">
                  <c:v>0.87227671595128842</c:v>
                </c:pt>
                <c:pt idx="392">
                  <c:v>0.87225265318389023</c:v>
                </c:pt>
                <c:pt idx="393">
                  <c:v>0.87181593072034769</c:v>
                </c:pt>
                <c:pt idx="394">
                  <c:v>0.87137583265089591</c:v>
                </c:pt>
                <c:pt idx="395">
                  <c:v>0.87093564098533716</c:v>
                </c:pt>
                <c:pt idx="396">
                  <c:v>0.8703504771340701</c:v>
                </c:pt>
                <c:pt idx="397">
                  <c:v>0.87002744230146001</c:v>
                </c:pt>
                <c:pt idx="398">
                  <c:v>0.86955057969254668</c:v>
                </c:pt>
                <c:pt idx="399">
                  <c:v>0.86886489275063161</c:v>
                </c:pt>
                <c:pt idx="400">
                  <c:v>0.86873515651887123</c:v>
                </c:pt>
                <c:pt idx="401">
                  <c:v>0.86806354739781599</c:v>
                </c:pt>
                <c:pt idx="402">
                  <c:v>0.86787228030728913</c:v>
                </c:pt>
                <c:pt idx="403">
                  <c:v>0.8669310218611973</c:v>
                </c:pt>
                <c:pt idx="404">
                  <c:v>0.86691047641116348</c:v>
                </c:pt>
                <c:pt idx="405">
                  <c:v>0.86671036903239262</c:v>
                </c:pt>
                <c:pt idx="406">
                  <c:v>0.86637477401787666</c:v>
                </c:pt>
                <c:pt idx="407">
                  <c:v>0.8661506957977726</c:v>
                </c:pt>
                <c:pt idx="408">
                  <c:v>0.86584704655490641</c:v>
                </c:pt>
                <c:pt idx="409">
                  <c:v>0.86540536829155368</c:v>
                </c:pt>
                <c:pt idx="410">
                  <c:v>0.8653613057931282</c:v>
                </c:pt>
                <c:pt idx="411">
                  <c:v>0.86475115869022701</c:v>
                </c:pt>
                <c:pt idx="412">
                  <c:v>0.86473982614243761</c:v>
                </c:pt>
                <c:pt idx="413">
                  <c:v>0.86461757415374663</c:v>
                </c:pt>
                <c:pt idx="414">
                  <c:v>0.86441025308657504</c:v>
                </c:pt>
                <c:pt idx="415">
                  <c:v>0.86434670893009646</c:v>
                </c:pt>
                <c:pt idx="416">
                  <c:v>0.86417005899721233</c:v>
                </c:pt>
                <c:pt idx="417">
                  <c:v>0.86409332519205595</c:v>
                </c:pt>
                <c:pt idx="418">
                  <c:v>0.86409332519205595</c:v>
                </c:pt>
                <c:pt idx="419">
                  <c:v>0.86409332519205595</c:v>
                </c:pt>
                <c:pt idx="420">
                  <c:v>0.86409332519205595</c:v>
                </c:pt>
                <c:pt idx="421">
                  <c:v>0.86409332519205595</c:v>
                </c:pt>
                <c:pt idx="422">
                  <c:v>0.86409332519205595</c:v>
                </c:pt>
                <c:pt idx="423">
                  <c:v>0.86409332519205595</c:v>
                </c:pt>
                <c:pt idx="424">
                  <c:v>0.86409332519205595</c:v>
                </c:pt>
                <c:pt idx="425">
                  <c:v>0.86409332519205595</c:v>
                </c:pt>
                <c:pt idx="426">
                  <c:v>0.86409332519205595</c:v>
                </c:pt>
                <c:pt idx="427">
                  <c:v>0.86409332519205595</c:v>
                </c:pt>
                <c:pt idx="428">
                  <c:v>0.86409332519205595</c:v>
                </c:pt>
                <c:pt idx="429">
                  <c:v>0.86409332519205595</c:v>
                </c:pt>
                <c:pt idx="430">
                  <c:v>0.86409332519205595</c:v>
                </c:pt>
                <c:pt idx="431">
                  <c:v>0.86409332519205595</c:v>
                </c:pt>
                <c:pt idx="432">
                  <c:v>0.86409332519205595</c:v>
                </c:pt>
                <c:pt idx="433">
                  <c:v>0.86409332519205595</c:v>
                </c:pt>
                <c:pt idx="434">
                  <c:v>0.86409332519205595</c:v>
                </c:pt>
                <c:pt idx="435">
                  <c:v>0.86409332519205595</c:v>
                </c:pt>
                <c:pt idx="436">
                  <c:v>0.86409332519205595</c:v>
                </c:pt>
                <c:pt idx="437">
                  <c:v>0.86409332519205595</c:v>
                </c:pt>
                <c:pt idx="438">
                  <c:v>0.86409332519205595</c:v>
                </c:pt>
                <c:pt idx="439">
                  <c:v>0.86409332519205595</c:v>
                </c:pt>
                <c:pt idx="440">
                  <c:v>0.86409332519205595</c:v>
                </c:pt>
                <c:pt idx="441">
                  <c:v>0.86409332519205595</c:v>
                </c:pt>
                <c:pt idx="442">
                  <c:v>0.86409332519205595</c:v>
                </c:pt>
                <c:pt idx="443">
                  <c:v>0.86409332519205595</c:v>
                </c:pt>
                <c:pt idx="444">
                  <c:v>0.86409332519205595</c:v>
                </c:pt>
                <c:pt idx="445">
                  <c:v>0.86409332519205595</c:v>
                </c:pt>
                <c:pt idx="446">
                  <c:v>0.86409332519205595</c:v>
                </c:pt>
                <c:pt idx="447">
                  <c:v>0.86409332519205595</c:v>
                </c:pt>
                <c:pt idx="448">
                  <c:v>0.86409332519205595</c:v>
                </c:pt>
                <c:pt idx="449">
                  <c:v>0.86409332519205595</c:v>
                </c:pt>
                <c:pt idx="450">
                  <c:v>0.86409332519205595</c:v>
                </c:pt>
                <c:pt idx="451">
                  <c:v>0.86409332519205595</c:v>
                </c:pt>
                <c:pt idx="452">
                  <c:v>0.86409332519205595</c:v>
                </c:pt>
                <c:pt idx="453">
                  <c:v>0.86409332519205595</c:v>
                </c:pt>
                <c:pt idx="454">
                  <c:v>0.86409332519205595</c:v>
                </c:pt>
                <c:pt idx="455">
                  <c:v>0.86409332519205595</c:v>
                </c:pt>
                <c:pt idx="456">
                  <c:v>0.86409332519205595</c:v>
                </c:pt>
                <c:pt idx="457">
                  <c:v>0.86409332519205595</c:v>
                </c:pt>
                <c:pt idx="458">
                  <c:v>0.86409332519205595</c:v>
                </c:pt>
                <c:pt idx="459">
                  <c:v>0.86409332519205595</c:v>
                </c:pt>
                <c:pt idx="460">
                  <c:v>0.86409332519205595</c:v>
                </c:pt>
                <c:pt idx="461">
                  <c:v>0.86409332519205595</c:v>
                </c:pt>
                <c:pt idx="462">
                  <c:v>0.86409332519205595</c:v>
                </c:pt>
                <c:pt idx="463">
                  <c:v>0.86409332519205595</c:v>
                </c:pt>
                <c:pt idx="464">
                  <c:v>0.86409332519205595</c:v>
                </c:pt>
                <c:pt idx="465">
                  <c:v>0.86409332519205595</c:v>
                </c:pt>
                <c:pt idx="466">
                  <c:v>0.86409332519205595</c:v>
                </c:pt>
                <c:pt idx="467">
                  <c:v>0.86409332519205595</c:v>
                </c:pt>
                <c:pt idx="468">
                  <c:v>0.86409332519205595</c:v>
                </c:pt>
                <c:pt idx="469">
                  <c:v>0.86409332519205595</c:v>
                </c:pt>
                <c:pt idx="470">
                  <c:v>0.86409332519205595</c:v>
                </c:pt>
                <c:pt idx="471">
                  <c:v>0.86409332519205595</c:v>
                </c:pt>
                <c:pt idx="472">
                  <c:v>0.86409332519205595</c:v>
                </c:pt>
                <c:pt idx="473">
                  <c:v>0.86409332519205595</c:v>
                </c:pt>
                <c:pt idx="474">
                  <c:v>0.86409332519205595</c:v>
                </c:pt>
                <c:pt idx="475">
                  <c:v>0.86409332519205595</c:v>
                </c:pt>
                <c:pt idx="476">
                  <c:v>0.86409332519205595</c:v>
                </c:pt>
                <c:pt idx="477">
                  <c:v>0.86409332519205595</c:v>
                </c:pt>
                <c:pt idx="478">
                  <c:v>0.86409332519205595</c:v>
                </c:pt>
                <c:pt idx="479">
                  <c:v>0.86409332519205595</c:v>
                </c:pt>
                <c:pt idx="480">
                  <c:v>0.86409332519205595</c:v>
                </c:pt>
                <c:pt idx="481">
                  <c:v>0.86409332519205595</c:v>
                </c:pt>
                <c:pt idx="482">
                  <c:v>0.86409332519205595</c:v>
                </c:pt>
                <c:pt idx="483">
                  <c:v>0.86409332519205595</c:v>
                </c:pt>
                <c:pt idx="484">
                  <c:v>0.86409332519205595</c:v>
                </c:pt>
                <c:pt idx="485">
                  <c:v>0.86409332519205595</c:v>
                </c:pt>
                <c:pt idx="486">
                  <c:v>0.86409332519205595</c:v>
                </c:pt>
                <c:pt idx="487">
                  <c:v>0.86409332519205595</c:v>
                </c:pt>
                <c:pt idx="488">
                  <c:v>0.86409332519205595</c:v>
                </c:pt>
                <c:pt idx="489">
                  <c:v>0.86409332519205595</c:v>
                </c:pt>
                <c:pt idx="490">
                  <c:v>0.86409332519205595</c:v>
                </c:pt>
                <c:pt idx="491">
                  <c:v>0.86409332519205595</c:v>
                </c:pt>
                <c:pt idx="492">
                  <c:v>0.86409332519205595</c:v>
                </c:pt>
                <c:pt idx="493">
                  <c:v>0.86409332519205595</c:v>
                </c:pt>
                <c:pt idx="494">
                  <c:v>0.86409332519205595</c:v>
                </c:pt>
                <c:pt idx="495">
                  <c:v>0.86409332519205595</c:v>
                </c:pt>
                <c:pt idx="496">
                  <c:v>0.86409332519205595</c:v>
                </c:pt>
                <c:pt idx="497">
                  <c:v>0.86409332519205595</c:v>
                </c:pt>
                <c:pt idx="498">
                  <c:v>0.86409332519205595</c:v>
                </c:pt>
                <c:pt idx="499">
                  <c:v>0.86409332519205595</c:v>
                </c:pt>
              </c:numCache>
            </c:numRef>
          </c:yVal>
          <c:smooth val="0"/>
          <c:extLst>
            <c:ext xmlns:c16="http://schemas.microsoft.com/office/drawing/2014/chart" uri="{C3380CC4-5D6E-409C-BE32-E72D297353CC}">
              <c16:uniqueId val="{00000003-11CE-455A-99C1-575223E0969E}"/>
            </c:ext>
          </c:extLst>
        </c:ser>
        <c:ser>
          <c:idx val="4"/>
          <c:order val="4"/>
          <c:tx>
            <c:strRef>
              <c:f>実験2計算_AVE!$BG$2</c:f>
              <c:strCache>
                <c:ptCount val="1"/>
                <c:pt idx="0">
                  <c:v>b=0.4</c:v>
                </c:pt>
              </c:strCache>
            </c:strRef>
          </c:tx>
          <c:spPr>
            <a:ln w="25400" cap="rnd">
              <a:noFill/>
              <a:round/>
            </a:ln>
            <a:effectLst/>
          </c:spPr>
          <c:marker>
            <c:symbol val="circle"/>
            <c:size val="5"/>
            <c:spPr>
              <a:solidFill>
                <a:schemeClr val="accent5"/>
              </a:solidFill>
              <a:ln w="9525">
                <a:solidFill>
                  <a:schemeClr val="accent5"/>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実験2計算_AVE!$BG$3:$BG$502</c:f>
              <c:numCache>
                <c:formatCode>General</c:formatCode>
                <c:ptCount val="500"/>
                <c:pt idx="0">
                  <c:v>0</c:v>
                </c:pt>
                <c:pt idx="1">
                  <c:v>5.8504406945953468E-6</c:v>
                </c:pt>
                <c:pt idx="2">
                  <c:v>6.8166976870528998E-6</c:v>
                </c:pt>
                <c:pt idx="3">
                  <c:v>7.489464015639003E-6</c:v>
                </c:pt>
                <c:pt idx="4">
                  <c:v>3.9937784804328696E-5</c:v>
                </c:pt>
                <c:pt idx="5">
                  <c:v>1.3119449822984177E-4</c:v>
                </c:pt>
                <c:pt idx="6">
                  <c:v>3.4590442761841514E-4</c:v>
                </c:pt>
                <c:pt idx="7">
                  <c:v>4.0727811758935726E-4</c:v>
                </c:pt>
                <c:pt idx="8">
                  <c:v>6.1406701021002959E-4</c:v>
                </c:pt>
                <c:pt idx="9">
                  <c:v>8.3470523532930177E-4</c:v>
                </c:pt>
                <c:pt idx="10">
                  <c:v>1.094460840722808E-3</c:v>
                </c:pt>
                <c:pt idx="11">
                  <c:v>1.464780890037149E-3</c:v>
                </c:pt>
                <c:pt idx="12">
                  <c:v>1.6738360489689851E-3</c:v>
                </c:pt>
                <c:pt idx="13">
                  <c:v>2.1058590789210848E-3</c:v>
                </c:pt>
                <c:pt idx="14">
                  <c:v>2.2939804524648496E-3</c:v>
                </c:pt>
                <c:pt idx="15">
                  <c:v>2.6232092586785743E-3</c:v>
                </c:pt>
                <c:pt idx="16">
                  <c:v>3.5980228373504747E-3</c:v>
                </c:pt>
                <c:pt idx="17">
                  <c:v>3.6574888807879525E-3</c:v>
                </c:pt>
                <c:pt idx="18">
                  <c:v>3.8789977717633641E-3</c:v>
                </c:pt>
                <c:pt idx="19">
                  <c:v>4.2916334899326921E-3</c:v>
                </c:pt>
                <c:pt idx="20">
                  <c:v>4.4506000921251858E-3</c:v>
                </c:pt>
                <c:pt idx="21">
                  <c:v>4.9770738373453565E-3</c:v>
                </c:pt>
                <c:pt idx="22">
                  <c:v>5.265915974510235E-3</c:v>
                </c:pt>
                <c:pt idx="23">
                  <c:v>5.8531222462122976E-3</c:v>
                </c:pt>
                <c:pt idx="24">
                  <c:v>6.4376774984592983E-3</c:v>
                </c:pt>
                <c:pt idx="25">
                  <c:v>6.7060874002463442E-3</c:v>
                </c:pt>
                <c:pt idx="26">
                  <c:v>7.4827715744530832E-3</c:v>
                </c:pt>
                <c:pt idx="27">
                  <c:v>7.7244058779006126E-3</c:v>
                </c:pt>
                <c:pt idx="28">
                  <c:v>8.2847019220235844E-3</c:v>
                </c:pt>
                <c:pt idx="29">
                  <c:v>8.9931739053950525E-3</c:v>
                </c:pt>
                <c:pt idx="30">
                  <c:v>9.4446240384411483E-3</c:v>
                </c:pt>
                <c:pt idx="31">
                  <c:v>1.0097259402046366E-2</c:v>
                </c:pt>
                <c:pt idx="32">
                  <c:v>1.0731477308146439E-2</c:v>
                </c:pt>
                <c:pt idx="33">
                  <c:v>1.1395499713495877E-2</c:v>
                </c:pt>
                <c:pt idx="34">
                  <c:v>1.2590389271306934E-2</c:v>
                </c:pt>
                <c:pt idx="35">
                  <c:v>1.2836607772326489E-2</c:v>
                </c:pt>
                <c:pt idx="36">
                  <c:v>1.399459791385084E-2</c:v>
                </c:pt>
                <c:pt idx="37">
                  <c:v>1.4275917173903365E-2</c:v>
                </c:pt>
                <c:pt idx="38">
                  <c:v>1.500315428637564E-2</c:v>
                </c:pt>
                <c:pt idx="39">
                  <c:v>1.6014336264653307E-2</c:v>
                </c:pt>
                <c:pt idx="40">
                  <c:v>1.6563018133541958E-2</c:v>
                </c:pt>
                <c:pt idx="41">
                  <c:v>1.7378185065383928E-2</c:v>
                </c:pt>
                <c:pt idx="42">
                  <c:v>1.8212376851711457E-2</c:v>
                </c:pt>
                <c:pt idx="43">
                  <c:v>1.9029218664200511E-2</c:v>
                </c:pt>
                <c:pt idx="44">
                  <c:v>2.038839090142203E-2</c:v>
                </c:pt>
                <c:pt idx="45">
                  <c:v>2.0745336475832155E-2</c:v>
                </c:pt>
                <c:pt idx="46">
                  <c:v>2.2089332052568012E-2</c:v>
                </c:pt>
                <c:pt idx="47">
                  <c:v>2.2533420569442016E-2</c:v>
                </c:pt>
                <c:pt idx="48">
                  <c:v>2.3461211989958007E-2</c:v>
                </c:pt>
                <c:pt idx="49">
                  <c:v>2.457220141965874E-2</c:v>
                </c:pt>
                <c:pt idx="50">
                  <c:v>2.5396956524467919E-2</c:v>
                </c:pt>
                <c:pt idx="51">
                  <c:v>2.641015899981209E-2</c:v>
                </c:pt>
                <c:pt idx="52">
                  <c:v>2.7457535888139564E-2</c:v>
                </c:pt>
                <c:pt idx="53">
                  <c:v>2.8545895477975737E-2</c:v>
                </c:pt>
                <c:pt idx="54">
                  <c:v>3.0667803069766811E-2</c:v>
                </c:pt>
                <c:pt idx="55">
                  <c:v>3.0799172398637931E-2</c:v>
                </c:pt>
                <c:pt idx="56">
                  <c:v>3.3318944640180211E-2</c:v>
                </c:pt>
                <c:pt idx="57">
                  <c:v>3.3462634123086241E-2</c:v>
                </c:pt>
                <c:pt idx="58">
                  <c:v>3.445580699346619E-2</c:v>
                </c:pt>
                <c:pt idx="59">
                  <c:v>3.6579444993908548E-2</c:v>
                </c:pt>
                <c:pt idx="60">
                  <c:v>3.7003863168497096E-2</c:v>
                </c:pt>
                <c:pt idx="61">
                  <c:v>3.8332022984970217E-2</c:v>
                </c:pt>
                <c:pt idx="62">
                  <c:v>3.9758760685141843E-2</c:v>
                </c:pt>
                <c:pt idx="63">
                  <c:v>4.1101790393161808E-2</c:v>
                </c:pt>
                <c:pt idx="64">
                  <c:v>4.2941554871689852E-2</c:v>
                </c:pt>
                <c:pt idx="65">
                  <c:v>4.3976369559375422E-2</c:v>
                </c:pt>
                <c:pt idx="66">
                  <c:v>4.5488388904327944E-2</c:v>
                </c:pt>
                <c:pt idx="67">
                  <c:v>4.7079990892081411E-2</c:v>
                </c:pt>
                <c:pt idx="68">
                  <c:v>4.8626484486977872E-2</c:v>
                </c:pt>
                <c:pt idx="69">
                  <c:v>5.0688005263844177E-2</c:v>
                </c:pt>
                <c:pt idx="70">
                  <c:v>5.1982592013135848E-2</c:v>
                </c:pt>
                <c:pt idx="71">
                  <c:v>5.3737649243588002E-2</c:v>
                </c:pt>
                <c:pt idx="72">
                  <c:v>5.5491713610236693E-2</c:v>
                </c:pt>
                <c:pt idx="73">
                  <c:v>5.7777574758956667E-2</c:v>
                </c:pt>
                <c:pt idx="74">
                  <c:v>5.9496865298407572E-2</c:v>
                </c:pt>
                <c:pt idx="75">
                  <c:v>6.1189957183534101E-2</c:v>
                </c:pt>
                <c:pt idx="76">
                  <c:v>6.3216360445728106E-2</c:v>
                </c:pt>
                <c:pt idx="77">
                  <c:v>6.5293666470233491E-2</c:v>
                </c:pt>
                <c:pt idx="78">
                  <c:v>6.7486226203508692E-2</c:v>
                </c:pt>
                <c:pt idx="79">
                  <c:v>7.0423813394981646E-2</c:v>
                </c:pt>
                <c:pt idx="80">
                  <c:v>7.2122953119586553E-2</c:v>
                </c:pt>
                <c:pt idx="81">
                  <c:v>7.4660848892368223E-2</c:v>
                </c:pt>
                <c:pt idx="82">
                  <c:v>7.6836230565281688E-2</c:v>
                </c:pt>
                <c:pt idx="83">
                  <c:v>7.9245388736112726E-2</c:v>
                </c:pt>
                <c:pt idx="84">
                  <c:v>8.3119425746923326E-2</c:v>
                </c:pt>
                <c:pt idx="85">
                  <c:v>8.4433465398170857E-2</c:v>
                </c:pt>
                <c:pt idx="86">
                  <c:v>9.0603801494100897E-2</c:v>
                </c:pt>
                <c:pt idx="87">
                  <c:v>9.0747998384709594E-2</c:v>
                </c:pt>
                <c:pt idx="88">
                  <c:v>9.2684774595762104E-2</c:v>
                </c:pt>
                <c:pt idx="89">
                  <c:v>9.668498520699359E-2</c:v>
                </c:pt>
                <c:pt idx="90">
                  <c:v>9.8738050358335397E-2</c:v>
                </c:pt>
                <c:pt idx="91">
                  <c:v>0.10274108748371422</c:v>
                </c:pt>
                <c:pt idx="92">
                  <c:v>0.10816887766811463</c:v>
                </c:pt>
                <c:pt idx="93">
                  <c:v>0.10845114678175814</c:v>
                </c:pt>
                <c:pt idx="94">
                  <c:v>0.11336134270507421</c:v>
                </c:pt>
                <c:pt idx="95">
                  <c:v>0.11527985973668946</c:v>
                </c:pt>
                <c:pt idx="96">
                  <c:v>0.1214040403382577</c:v>
                </c:pt>
                <c:pt idx="97">
                  <c:v>0.12505767832450615</c:v>
                </c:pt>
                <c:pt idx="98">
                  <c:v>0.12633692976350125</c:v>
                </c:pt>
                <c:pt idx="99">
                  <c:v>0.13040751354599592</c:v>
                </c:pt>
                <c:pt idx="100">
                  <c:v>0.13420296381411917</c:v>
                </c:pt>
                <c:pt idx="101">
                  <c:v>0.13818106852686735</c:v>
                </c:pt>
                <c:pt idx="102">
                  <c:v>0.14376745096438637</c:v>
                </c:pt>
                <c:pt idx="103">
                  <c:v>0.14676264423494265</c:v>
                </c:pt>
                <c:pt idx="104">
                  <c:v>0.15196926091628782</c:v>
                </c:pt>
                <c:pt idx="105">
                  <c:v>0.15583644681849251</c:v>
                </c:pt>
                <c:pt idx="106">
                  <c:v>0.16083456469214727</c:v>
                </c:pt>
                <c:pt idx="107">
                  <c:v>0.16762564418010076</c:v>
                </c:pt>
                <c:pt idx="108">
                  <c:v>0.17060598979971409</c:v>
                </c:pt>
                <c:pt idx="109">
                  <c:v>0.17599979934348664</c:v>
                </c:pt>
                <c:pt idx="110">
                  <c:v>0.18143002001834549</c:v>
                </c:pt>
                <c:pt idx="111">
                  <c:v>0.18721748311054731</c:v>
                </c:pt>
                <c:pt idx="112">
                  <c:v>0.19537769191111892</c:v>
                </c:pt>
                <c:pt idx="113">
                  <c:v>0.19906017972893061</c:v>
                </c:pt>
                <c:pt idx="114">
                  <c:v>0.20879706987726468</c:v>
                </c:pt>
                <c:pt idx="115">
                  <c:v>0.21237125970748635</c:v>
                </c:pt>
                <c:pt idx="116">
                  <c:v>0.22185924411706948</c:v>
                </c:pt>
                <c:pt idx="117">
                  <c:v>0.22759925356317959</c:v>
                </c:pt>
                <c:pt idx="118">
                  <c:v>0.23125685855894354</c:v>
                </c:pt>
                <c:pt idx="119">
                  <c:v>0.23820230516073534</c:v>
                </c:pt>
                <c:pt idx="120">
                  <c:v>0.24487658884573016</c:v>
                </c:pt>
                <c:pt idx="121">
                  <c:v>0.25191533722604981</c:v>
                </c:pt>
                <c:pt idx="122">
                  <c:v>0.26118719273860802</c:v>
                </c:pt>
                <c:pt idx="123">
                  <c:v>0.26541256534623553</c:v>
                </c:pt>
                <c:pt idx="124">
                  <c:v>0.27397246613566856</c:v>
                </c:pt>
                <c:pt idx="125">
                  <c:v>0.27995294942346954</c:v>
                </c:pt>
                <c:pt idx="126">
                  <c:v>0.28768481135185126</c:v>
                </c:pt>
                <c:pt idx="127">
                  <c:v>0.29608509715001735</c:v>
                </c:pt>
                <c:pt idx="128">
                  <c:v>0.30063171969046021</c:v>
                </c:pt>
                <c:pt idx="129">
                  <c:v>0.30799752951807668</c:v>
                </c:pt>
                <c:pt idx="130">
                  <c:v>0.31525180459766811</c:v>
                </c:pt>
                <c:pt idx="131">
                  <c:v>0.32270261147435075</c:v>
                </c:pt>
                <c:pt idx="132">
                  <c:v>0.33111703120640223</c:v>
                </c:pt>
                <c:pt idx="133">
                  <c:v>0.33748972010151224</c:v>
                </c:pt>
                <c:pt idx="134">
                  <c:v>0.34602547071827006</c:v>
                </c:pt>
                <c:pt idx="135">
                  <c:v>0.35352446100139495</c:v>
                </c:pt>
                <c:pt idx="136">
                  <c:v>0.3620277208605307</c:v>
                </c:pt>
                <c:pt idx="137">
                  <c:v>0.37063288064345568</c:v>
                </c:pt>
                <c:pt idx="138">
                  <c:v>0.37639887082340423</c:v>
                </c:pt>
                <c:pt idx="139">
                  <c:v>0.38475914783521892</c:v>
                </c:pt>
                <c:pt idx="140">
                  <c:v>0.39281799961385211</c:v>
                </c:pt>
                <c:pt idx="141">
                  <c:v>0.40086302956582825</c:v>
                </c:pt>
                <c:pt idx="142">
                  <c:v>0.4108535018881902</c:v>
                </c:pt>
                <c:pt idx="143">
                  <c:v>0.41756661623635011</c:v>
                </c:pt>
                <c:pt idx="144">
                  <c:v>0.42672253139630967</c:v>
                </c:pt>
                <c:pt idx="145">
                  <c:v>0.43477614024297323</c:v>
                </c:pt>
                <c:pt idx="146">
                  <c:v>0.44628366973767131</c:v>
                </c:pt>
                <c:pt idx="147">
                  <c:v>0.45402069165388226</c:v>
                </c:pt>
                <c:pt idx="148">
                  <c:v>0.46133854715402528</c:v>
                </c:pt>
                <c:pt idx="149">
                  <c:v>0.47011318372847316</c:v>
                </c:pt>
                <c:pt idx="150">
                  <c:v>0.47915451130719627</c:v>
                </c:pt>
                <c:pt idx="151">
                  <c:v>0.4883173868237714</c:v>
                </c:pt>
                <c:pt idx="152">
                  <c:v>0.49856158209109147</c:v>
                </c:pt>
                <c:pt idx="153">
                  <c:v>0.50691408820780448</c:v>
                </c:pt>
                <c:pt idx="154">
                  <c:v>0.51824406448456384</c:v>
                </c:pt>
                <c:pt idx="155">
                  <c:v>0.5254896448898585</c:v>
                </c:pt>
                <c:pt idx="156">
                  <c:v>0.53480533013042153</c:v>
                </c:pt>
                <c:pt idx="157">
                  <c:v>0.54414941471844036</c:v>
                </c:pt>
                <c:pt idx="158">
                  <c:v>0.5531181979778258</c:v>
                </c:pt>
                <c:pt idx="159">
                  <c:v>0.56275159199183244</c:v>
                </c:pt>
                <c:pt idx="160">
                  <c:v>0.57183223129293592</c:v>
                </c:pt>
                <c:pt idx="161">
                  <c:v>0.58128850876682936</c:v>
                </c:pt>
                <c:pt idx="162">
                  <c:v>0.5926900591496459</c:v>
                </c:pt>
                <c:pt idx="163">
                  <c:v>0.60019260257212581</c:v>
                </c:pt>
                <c:pt idx="164">
                  <c:v>0.60970635030993459</c:v>
                </c:pt>
                <c:pt idx="165">
                  <c:v>0.6184444764788275</c:v>
                </c:pt>
                <c:pt idx="166">
                  <c:v>0.63083646039733177</c:v>
                </c:pt>
                <c:pt idx="167">
                  <c:v>0.63666542907327683</c:v>
                </c:pt>
                <c:pt idx="168">
                  <c:v>0.64563146635475466</c:v>
                </c:pt>
                <c:pt idx="169">
                  <c:v>0.65492163917556012</c:v>
                </c:pt>
                <c:pt idx="170">
                  <c:v>0.66359667454359672</c:v>
                </c:pt>
                <c:pt idx="171">
                  <c:v>0.67234017656252887</c:v>
                </c:pt>
                <c:pt idx="172">
                  <c:v>0.68415921994843976</c:v>
                </c:pt>
                <c:pt idx="173">
                  <c:v>0.68986822786106783</c:v>
                </c:pt>
                <c:pt idx="174">
                  <c:v>0.70024244917505496</c:v>
                </c:pt>
                <c:pt idx="175">
                  <c:v>0.70673636968382147</c:v>
                </c:pt>
                <c:pt idx="176">
                  <c:v>0.71514950795556087</c:v>
                </c:pt>
                <c:pt idx="177">
                  <c:v>0.72375710157904616</c:v>
                </c:pt>
                <c:pt idx="178">
                  <c:v>0.73203587239595924</c:v>
                </c:pt>
                <c:pt idx="179">
                  <c:v>0.74064009200085656</c:v>
                </c:pt>
                <c:pt idx="180">
                  <c:v>0.75165346774299824</c:v>
                </c:pt>
                <c:pt idx="181">
                  <c:v>0.75669061982509456</c:v>
                </c:pt>
                <c:pt idx="182">
                  <c:v>0.76774070354176971</c:v>
                </c:pt>
                <c:pt idx="183">
                  <c:v>0.7727850922141396</c:v>
                </c:pt>
                <c:pt idx="184">
                  <c:v>0.78162319184379481</c:v>
                </c:pt>
                <c:pt idx="185">
                  <c:v>0.79068210136570249</c:v>
                </c:pt>
                <c:pt idx="186">
                  <c:v>0.79573120465243563</c:v>
                </c:pt>
                <c:pt idx="187">
                  <c:v>0.80363694356018012</c:v>
                </c:pt>
                <c:pt idx="188">
                  <c:v>0.81013851283267513</c:v>
                </c:pt>
                <c:pt idx="189">
                  <c:v>0.81739058337078541</c:v>
                </c:pt>
                <c:pt idx="190">
                  <c:v>0.8262730215920695</c:v>
                </c:pt>
                <c:pt idx="191">
                  <c:v>0.83051993214073783</c:v>
                </c:pt>
                <c:pt idx="192">
                  <c:v>0.83725112566317483</c:v>
                </c:pt>
                <c:pt idx="193">
                  <c:v>0.84313326540185274</c:v>
                </c:pt>
                <c:pt idx="194">
                  <c:v>0.84943328797156847</c:v>
                </c:pt>
                <c:pt idx="195">
                  <c:v>0.86078723149436964</c:v>
                </c:pt>
                <c:pt idx="196">
                  <c:v>0.86105272368878638</c:v>
                </c:pt>
                <c:pt idx="197">
                  <c:v>0.86586120624683693</c:v>
                </c:pt>
                <c:pt idx="198">
                  <c:v>0.87075060396216863</c:v>
                </c:pt>
                <c:pt idx="199">
                  <c:v>0.87583977739081842</c:v>
                </c:pt>
                <c:pt idx="200">
                  <c:v>0.8819782727160328</c:v>
                </c:pt>
                <c:pt idx="201">
                  <c:v>0.88465259774039284</c:v>
                </c:pt>
                <c:pt idx="202">
                  <c:v>0.89059861864446521</c:v>
                </c:pt>
                <c:pt idx="203">
                  <c:v>0.89289893419662381</c:v>
                </c:pt>
                <c:pt idx="204">
                  <c:v>0.89782624870428318</c:v>
                </c:pt>
                <c:pt idx="205">
                  <c:v>0.90094505838202721</c:v>
                </c:pt>
                <c:pt idx="206">
                  <c:v>0.90400384190468086</c:v>
                </c:pt>
                <c:pt idx="207">
                  <c:v>0.90747661958042614</c:v>
                </c:pt>
                <c:pt idx="208">
                  <c:v>0.91065381460466077</c:v>
                </c:pt>
                <c:pt idx="209">
                  <c:v>0.91389903385109694</c:v>
                </c:pt>
                <c:pt idx="210">
                  <c:v>0.91793635398673235</c:v>
                </c:pt>
                <c:pt idx="211">
                  <c:v>0.91986194006420507</c:v>
                </c:pt>
                <c:pt idx="212">
                  <c:v>0.9228380007565079</c:v>
                </c:pt>
                <c:pt idx="213">
                  <c:v>0.92554217778148684</c:v>
                </c:pt>
                <c:pt idx="214">
                  <c:v>0.92947271817108645</c:v>
                </c:pt>
                <c:pt idx="215">
                  <c:v>0.9325896523123981</c:v>
                </c:pt>
                <c:pt idx="216">
                  <c:v>0.93351284471786233</c:v>
                </c:pt>
                <c:pt idx="217">
                  <c:v>0.9360759480010068</c:v>
                </c:pt>
                <c:pt idx="218">
                  <c:v>0.93841736105565976</c:v>
                </c:pt>
                <c:pt idx="219">
                  <c:v>0.94103958429195889</c:v>
                </c:pt>
                <c:pt idx="220">
                  <c:v>0.94465820034677761</c:v>
                </c:pt>
                <c:pt idx="221">
                  <c:v>0.94585349789481643</c:v>
                </c:pt>
                <c:pt idx="222">
                  <c:v>0.9510979986929764</c:v>
                </c:pt>
                <c:pt idx="223">
                  <c:v>0.9512691946382611</c:v>
                </c:pt>
                <c:pt idx="224">
                  <c:v>0.95230066561851479</c:v>
                </c:pt>
                <c:pt idx="225">
                  <c:v>0.95527440948455888</c:v>
                </c:pt>
                <c:pt idx="226">
                  <c:v>0.95604399432192255</c:v>
                </c:pt>
                <c:pt idx="227">
                  <c:v>0.95888657696429236</c:v>
                </c:pt>
                <c:pt idx="228">
                  <c:v>0.95989969543457809</c:v>
                </c:pt>
                <c:pt idx="229">
                  <c:v>0.96172407653226843</c:v>
                </c:pt>
                <c:pt idx="230">
                  <c:v>0.96455295168648114</c:v>
                </c:pt>
                <c:pt idx="231">
                  <c:v>0.96517030627033318</c:v>
                </c:pt>
                <c:pt idx="232">
                  <c:v>0.96770215741746857</c:v>
                </c:pt>
                <c:pt idx="233">
                  <c:v>0.96802752865699604</c:v>
                </c:pt>
                <c:pt idx="234">
                  <c:v>0.96945887203158709</c:v>
                </c:pt>
                <c:pt idx="235">
                  <c:v>0.97061683629354401</c:v>
                </c:pt>
                <c:pt idx="236">
                  <c:v>0.97157178640796305</c:v>
                </c:pt>
                <c:pt idx="237">
                  <c:v>0.97258700545431931</c:v>
                </c:pt>
                <c:pt idx="238">
                  <c:v>0.97346146097993602</c:v>
                </c:pt>
                <c:pt idx="239">
                  <c:v>0.97430319075873839</c:v>
                </c:pt>
                <c:pt idx="240">
                  <c:v>0.97536274232945408</c:v>
                </c:pt>
                <c:pt idx="241">
                  <c:v>0.97569895009370322</c:v>
                </c:pt>
                <c:pt idx="242">
                  <c:v>0.97662992564783513</c:v>
                </c:pt>
                <c:pt idx="243">
                  <c:v>0.976845701986093</c:v>
                </c:pt>
                <c:pt idx="244">
                  <c:v>0.97736968793960588</c:v>
                </c:pt>
                <c:pt idx="245">
                  <c:v>0.97789879625357889</c:v>
                </c:pt>
                <c:pt idx="246">
                  <c:v>0.9781624796820424</c:v>
                </c:pt>
                <c:pt idx="247">
                  <c:v>0.97854776488440876</c:v>
                </c:pt>
                <c:pt idx="248">
                  <c:v>0.9787165457047442</c:v>
                </c:pt>
                <c:pt idx="249">
                  <c:v>0.97889526976543717</c:v>
                </c:pt>
                <c:pt idx="250">
                  <c:v>0.97903888799579963</c:v>
                </c:pt>
                <c:pt idx="251">
                  <c:v>0.97904174494237584</c:v>
                </c:pt>
                <c:pt idx="252">
                  <c:v>0.97886694658667994</c:v>
                </c:pt>
                <c:pt idx="253">
                  <c:v>0.97882492951652589</c:v>
                </c:pt>
                <c:pt idx="254">
                  <c:v>0.97867583508918687</c:v>
                </c:pt>
                <c:pt idx="255">
                  <c:v>0.97831066464380489</c:v>
                </c:pt>
                <c:pt idx="256">
                  <c:v>0.97802231753020652</c:v>
                </c:pt>
                <c:pt idx="257">
                  <c:v>0.97750755202221518</c:v>
                </c:pt>
                <c:pt idx="258">
                  <c:v>0.97672788716328374</c:v>
                </c:pt>
                <c:pt idx="259">
                  <c:v>0.97654426534237848</c:v>
                </c:pt>
                <c:pt idx="260">
                  <c:v>0.97541638142252307</c:v>
                </c:pt>
                <c:pt idx="261">
                  <c:v>0.97537176517300905</c:v>
                </c:pt>
                <c:pt idx="262">
                  <c:v>0.97471164281222022</c:v>
                </c:pt>
                <c:pt idx="263">
                  <c:v>0.97283815498187731</c:v>
                </c:pt>
                <c:pt idx="264">
                  <c:v>0.97280082654630595</c:v>
                </c:pt>
                <c:pt idx="265">
                  <c:v>0.97278143678500517</c:v>
                </c:pt>
                <c:pt idx="266">
                  <c:v>0.97243213195031664</c:v>
                </c:pt>
                <c:pt idx="267">
                  <c:v>0.97188663179515178</c:v>
                </c:pt>
                <c:pt idx="268">
                  <c:v>0.97104058262000359</c:v>
                </c:pt>
                <c:pt idx="269">
                  <c:v>0.97072585027081071</c:v>
                </c:pt>
                <c:pt idx="270">
                  <c:v>0.96995205236218984</c:v>
                </c:pt>
                <c:pt idx="271">
                  <c:v>0.96958703902337895</c:v>
                </c:pt>
                <c:pt idx="272">
                  <c:v>0.96888327169238886</c:v>
                </c:pt>
                <c:pt idx="273">
                  <c:v>0.96704479770711316</c:v>
                </c:pt>
                <c:pt idx="274">
                  <c:v>0.9669585194507343</c:v>
                </c:pt>
                <c:pt idx="275">
                  <c:v>0.96692114782007421</c:v>
                </c:pt>
                <c:pt idx="276">
                  <c:v>0.96622993363532905</c:v>
                </c:pt>
                <c:pt idx="277">
                  <c:v>0.96543114677147779</c:v>
                </c:pt>
                <c:pt idx="278">
                  <c:v>0.96427055355208013</c:v>
                </c:pt>
                <c:pt idx="279">
                  <c:v>0.96370020006176538</c:v>
                </c:pt>
                <c:pt idx="280">
                  <c:v>0.9626366218911746</c:v>
                </c:pt>
                <c:pt idx="281">
                  <c:v>0.96190617978061244</c:v>
                </c:pt>
                <c:pt idx="282">
                  <c:v>0.96050960789281237</c:v>
                </c:pt>
                <c:pt idx="283">
                  <c:v>0.95972166518643787</c:v>
                </c:pt>
                <c:pt idx="284">
                  <c:v>0.95885454211104382</c:v>
                </c:pt>
                <c:pt idx="285">
                  <c:v>0.95751283222969363</c:v>
                </c:pt>
                <c:pt idx="286">
                  <c:v>0.95682736439533578</c:v>
                </c:pt>
                <c:pt idx="287">
                  <c:v>0.95573969501374312</c:v>
                </c:pt>
                <c:pt idx="288">
                  <c:v>0.95435287722370887</c:v>
                </c:pt>
                <c:pt idx="289">
                  <c:v>0.95369644805583775</c:v>
                </c:pt>
                <c:pt idx="290">
                  <c:v>0.95263118214417475</c:v>
                </c:pt>
                <c:pt idx="291">
                  <c:v>0.95159879233898814</c:v>
                </c:pt>
                <c:pt idx="292">
                  <c:v>0.950157243953904</c:v>
                </c:pt>
                <c:pt idx="293">
                  <c:v>0.94905534815487169</c:v>
                </c:pt>
                <c:pt idx="294">
                  <c:v>0.94834403623094499</c:v>
                </c:pt>
                <c:pt idx="295">
                  <c:v>0.9473371121845211</c:v>
                </c:pt>
                <c:pt idx="296">
                  <c:v>0.94631012614372467</c:v>
                </c:pt>
                <c:pt idx="297">
                  <c:v>0.94527704689644598</c:v>
                </c:pt>
                <c:pt idx="298">
                  <c:v>0.94407153992812176</c:v>
                </c:pt>
                <c:pt idx="299">
                  <c:v>0.94326288267800518</c:v>
                </c:pt>
                <c:pt idx="300">
                  <c:v>0.94227260665025592</c:v>
                </c:pt>
                <c:pt idx="301">
                  <c:v>0.94129819673316428</c:v>
                </c:pt>
                <c:pt idx="302">
                  <c:v>0.94014059897867919</c:v>
                </c:pt>
                <c:pt idx="303">
                  <c:v>0.93846500075307893</c:v>
                </c:pt>
                <c:pt idx="304">
                  <c:v>0.93837925861069527</c:v>
                </c:pt>
                <c:pt idx="305">
                  <c:v>0.93752132879627659</c:v>
                </c:pt>
                <c:pt idx="306">
                  <c:v>0.93661477972854601</c:v>
                </c:pt>
                <c:pt idx="307">
                  <c:v>0.93572279257423641</c:v>
                </c:pt>
                <c:pt idx="308">
                  <c:v>0.93481785130079287</c:v>
                </c:pt>
                <c:pt idx="309">
                  <c:v>0.93392180081498533</c:v>
                </c:pt>
                <c:pt idx="310">
                  <c:v>0.9330587936909851</c:v>
                </c:pt>
                <c:pt idx="311">
                  <c:v>0.93219161243483661</c:v>
                </c:pt>
                <c:pt idx="312">
                  <c:v>0.93122063200574734</c:v>
                </c:pt>
                <c:pt idx="313">
                  <c:v>0.92948276621576487</c:v>
                </c:pt>
                <c:pt idx="314">
                  <c:v>0.929341696286895</c:v>
                </c:pt>
                <c:pt idx="315">
                  <c:v>0.92839837771438494</c:v>
                </c:pt>
                <c:pt idx="316">
                  <c:v>0.92740871190503871</c:v>
                </c:pt>
                <c:pt idx="317">
                  <c:v>0.92636842561177957</c:v>
                </c:pt>
                <c:pt idx="318">
                  <c:v>0.92527544315818266</c:v>
                </c:pt>
                <c:pt idx="319">
                  <c:v>0.92416538768487944</c:v>
                </c:pt>
                <c:pt idx="320">
                  <c:v>0.92314251604614106</c:v>
                </c:pt>
                <c:pt idx="321">
                  <c:v>0.92205290582182298</c:v>
                </c:pt>
                <c:pt idx="322">
                  <c:v>0.92091242456101507</c:v>
                </c:pt>
                <c:pt idx="323">
                  <c:v>0.91958535598407876</c:v>
                </c:pt>
                <c:pt idx="324">
                  <c:v>0.91882124822757472</c:v>
                </c:pt>
                <c:pt idx="325">
                  <c:v>0.91746632266677253</c:v>
                </c:pt>
                <c:pt idx="326">
                  <c:v>0.91679370649025449</c:v>
                </c:pt>
                <c:pt idx="327">
                  <c:v>0.91584921125157626</c:v>
                </c:pt>
                <c:pt idx="328">
                  <c:v>0.91457550667923493</c:v>
                </c:pt>
                <c:pt idx="329">
                  <c:v>0.91396502520793854</c:v>
                </c:pt>
                <c:pt idx="330">
                  <c:v>0.91293851309408514</c:v>
                </c:pt>
                <c:pt idx="331">
                  <c:v>0.91213615681997562</c:v>
                </c:pt>
                <c:pt idx="332">
                  <c:v>0.91125452180810262</c:v>
                </c:pt>
                <c:pt idx="333">
                  <c:v>0.91030984626597378</c:v>
                </c:pt>
                <c:pt idx="334">
                  <c:v>0.90957239404466295</c:v>
                </c:pt>
                <c:pt idx="335">
                  <c:v>0.90871423154071307</c:v>
                </c:pt>
                <c:pt idx="336">
                  <c:v>0.90759109647820269</c:v>
                </c:pt>
                <c:pt idx="337">
                  <c:v>0.90720551822645279</c:v>
                </c:pt>
                <c:pt idx="338">
                  <c:v>0.90627892188498427</c:v>
                </c:pt>
                <c:pt idx="339">
                  <c:v>0.90562043832497219</c:v>
                </c:pt>
                <c:pt idx="340">
                  <c:v>0.90475340313290309</c:v>
                </c:pt>
                <c:pt idx="341">
                  <c:v>0.90356542635294412</c:v>
                </c:pt>
                <c:pt idx="342">
                  <c:v>0.90340662447282361</c:v>
                </c:pt>
                <c:pt idx="343">
                  <c:v>0.90198181400767241</c:v>
                </c:pt>
                <c:pt idx="344">
                  <c:v>0.90193512281365396</c:v>
                </c:pt>
                <c:pt idx="345">
                  <c:v>0.90156759548107079</c:v>
                </c:pt>
                <c:pt idx="346">
                  <c:v>0.90055517231784943</c:v>
                </c:pt>
                <c:pt idx="347">
                  <c:v>0.90025441191085742</c:v>
                </c:pt>
                <c:pt idx="348">
                  <c:v>0.8994345534119792</c:v>
                </c:pt>
                <c:pt idx="349">
                  <c:v>0.89892637620197224</c:v>
                </c:pt>
                <c:pt idx="350">
                  <c:v>0.89816990668637742</c:v>
                </c:pt>
                <c:pt idx="351">
                  <c:v>0.8971028948969676</c:v>
                </c:pt>
                <c:pt idx="352">
                  <c:v>0.89694581785735861</c:v>
                </c:pt>
                <c:pt idx="353">
                  <c:v>0.89479002808488306</c:v>
                </c:pt>
                <c:pt idx="354">
                  <c:v>0.89470846156072015</c:v>
                </c:pt>
                <c:pt idx="355">
                  <c:v>0.89464304183321119</c:v>
                </c:pt>
                <c:pt idx="356">
                  <c:v>0.89394840934076447</c:v>
                </c:pt>
                <c:pt idx="357">
                  <c:v>0.89347627706729982</c:v>
                </c:pt>
                <c:pt idx="358">
                  <c:v>0.89275596336510743</c:v>
                </c:pt>
                <c:pt idx="359">
                  <c:v>0.89205956446160162</c:v>
                </c:pt>
                <c:pt idx="360">
                  <c:v>0.89088788280444098</c:v>
                </c:pt>
                <c:pt idx="361">
                  <c:v>0.89007074306793565</c:v>
                </c:pt>
                <c:pt idx="362">
                  <c:v>0.88997159132375281</c:v>
                </c:pt>
                <c:pt idx="363">
                  <c:v>0.88813420565083834</c:v>
                </c:pt>
                <c:pt idx="364">
                  <c:v>0.88808702414144947</c:v>
                </c:pt>
                <c:pt idx="365">
                  <c:v>0.88770326498246743</c:v>
                </c:pt>
                <c:pt idx="366">
                  <c:v>0.8867901548744126</c:v>
                </c:pt>
                <c:pt idx="367">
                  <c:v>0.88637448528415252</c:v>
                </c:pt>
                <c:pt idx="368">
                  <c:v>0.88563305700063066</c:v>
                </c:pt>
                <c:pt idx="369">
                  <c:v>0.88499960298720648</c:v>
                </c:pt>
                <c:pt idx="370">
                  <c:v>0.88438881853384699</c:v>
                </c:pt>
                <c:pt idx="371">
                  <c:v>0.88341148063662189</c:v>
                </c:pt>
                <c:pt idx="372">
                  <c:v>0.88311326737109896</c:v>
                </c:pt>
                <c:pt idx="373">
                  <c:v>0.88177397731694529</c:v>
                </c:pt>
                <c:pt idx="374">
                  <c:v>0.88173068911280483</c:v>
                </c:pt>
                <c:pt idx="375">
                  <c:v>0.88127607061957502</c:v>
                </c:pt>
                <c:pt idx="376">
                  <c:v>0.88043070088213649</c:v>
                </c:pt>
                <c:pt idx="377">
                  <c:v>0.88006446659121418</c:v>
                </c:pt>
                <c:pt idx="378">
                  <c:v>0.87928043580230619</c:v>
                </c:pt>
                <c:pt idx="379">
                  <c:v>0.87888553778737888</c:v>
                </c:pt>
                <c:pt idx="380">
                  <c:v>0.87837071787353826</c:v>
                </c:pt>
                <c:pt idx="381">
                  <c:v>0.87750999276360608</c:v>
                </c:pt>
                <c:pt idx="382">
                  <c:v>0.87729053145574654</c:v>
                </c:pt>
                <c:pt idx="383">
                  <c:v>0.87593974787121565</c:v>
                </c:pt>
                <c:pt idx="384">
                  <c:v>0.87586075653244277</c:v>
                </c:pt>
                <c:pt idx="385">
                  <c:v>0.87554401488107603</c:v>
                </c:pt>
                <c:pt idx="386">
                  <c:v>0.87522339224042078</c:v>
                </c:pt>
                <c:pt idx="387">
                  <c:v>0.87491637310211678</c:v>
                </c:pt>
                <c:pt idx="388">
                  <c:v>0.87447494501989309</c:v>
                </c:pt>
                <c:pt idx="389">
                  <c:v>0.87400930861217974</c:v>
                </c:pt>
                <c:pt idx="390">
                  <c:v>0.87354792373965062</c:v>
                </c:pt>
                <c:pt idx="391">
                  <c:v>0.87266632257017807</c:v>
                </c:pt>
                <c:pt idx="392">
                  <c:v>0.87264223979004729</c:v>
                </c:pt>
                <c:pt idx="393">
                  <c:v>0.87220539879091541</c:v>
                </c:pt>
                <c:pt idx="394">
                  <c:v>0.87176540771921152</c:v>
                </c:pt>
                <c:pt idx="395">
                  <c:v>0.87132523491044833</c:v>
                </c:pt>
                <c:pt idx="396">
                  <c:v>0.87073979404622948</c:v>
                </c:pt>
                <c:pt idx="397">
                  <c:v>0.87041641481256715</c:v>
                </c:pt>
                <c:pt idx="398">
                  <c:v>0.86993902616944219</c:v>
                </c:pt>
                <c:pt idx="399">
                  <c:v>0.86925304502788858</c:v>
                </c:pt>
                <c:pt idx="400">
                  <c:v>0.86912329902078866</c:v>
                </c:pt>
                <c:pt idx="401">
                  <c:v>0.86845086982248088</c:v>
                </c:pt>
                <c:pt idx="402">
                  <c:v>0.86825906748744297</c:v>
                </c:pt>
                <c:pt idx="403">
                  <c:v>0.8673110429941352</c:v>
                </c:pt>
                <c:pt idx="404">
                  <c:v>0.86729025355837563</c:v>
                </c:pt>
                <c:pt idx="405">
                  <c:v>0.86708766476565735</c:v>
                </c:pt>
                <c:pt idx="406">
                  <c:v>0.86674794551540546</c:v>
                </c:pt>
                <c:pt idx="407">
                  <c:v>0.86652155926918528</c:v>
                </c:pt>
                <c:pt idx="408">
                  <c:v>0.86621586752069568</c:v>
                </c:pt>
                <c:pt idx="409">
                  <c:v>0.86577198911104192</c:v>
                </c:pt>
                <c:pt idx="410">
                  <c:v>0.86572767314327181</c:v>
                </c:pt>
                <c:pt idx="411">
                  <c:v>0.86511312389720063</c:v>
                </c:pt>
                <c:pt idx="412">
                  <c:v>0.86510169326666286</c:v>
                </c:pt>
                <c:pt idx="413">
                  <c:v>0.86497833243075251</c:v>
                </c:pt>
                <c:pt idx="414">
                  <c:v>0.86476853568497092</c:v>
                </c:pt>
                <c:pt idx="415">
                  <c:v>0.86470398922307323</c:v>
                </c:pt>
                <c:pt idx="416">
                  <c:v>0.8645231273277737</c:v>
                </c:pt>
                <c:pt idx="417">
                  <c:v>0.86444333349356006</c:v>
                </c:pt>
                <c:pt idx="418">
                  <c:v>0.86444333349356006</c:v>
                </c:pt>
                <c:pt idx="419">
                  <c:v>0.86444333349356006</c:v>
                </c:pt>
                <c:pt idx="420">
                  <c:v>0.86444333349356006</c:v>
                </c:pt>
                <c:pt idx="421">
                  <c:v>0.86444333349356006</c:v>
                </c:pt>
                <c:pt idx="422">
                  <c:v>0.86444333349356006</c:v>
                </c:pt>
                <c:pt idx="423">
                  <c:v>0.86444333349356006</c:v>
                </c:pt>
                <c:pt idx="424">
                  <c:v>0.86444333349356006</c:v>
                </c:pt>
                <c:pt idx="425">
                  <c:v>0.86444333349356006</c:v>
                </c:pt>
                <c:pt idx="426">
                  <c:v>0.86444333349356006</c:v>
                </c:pt>
                <c:pt idx="427">
                  <c:v>0.86444333349356006</c:v>
                </c:pt>
                <c:pt idx="428">
                  <c:v>0.86444333349356006</c:v>
                </c:pt>
                <c:pt idx="429">
                  <c:v>0.86444333349356006</c:v>
                </c:pt>
                <c:pt idx="430">
                  <c:v>0.86444333349356006</c:v>
                </c:pt>
                <c:pt idx="431">
                  <c:v>0.86444333349356006</c:v>
                </c:pt>
                <c:pt idx="432">
                  <c:v>0.86444333349356006</c:v>
                </c:pt>
                <c:pt idx="433">
                  <c:v>0.86444333349356006</c:v>
                </c:pt>
                <c:pt idx="434">
                  <c:v>0.86444333349356006</c:v>
                </c:pt>
                <c:pt idx="435">
                  <c:v>0.86444333349356006</c:v>
                </c:pt>
                <c:pt idx="436">
                  <c:v>0.86444333349356006</c:v>
                </c:pt>
                <c:pt idx="437">
                  <c:v>0.86444333349356006</c:v>
                </c:pt>
                <c:pt idx="438">
                  <c:v>0.86444333349356006</c:v>
                </c:pt>
                <c:pt idx="439">
                  <c:v>0.86444333349356006</c:v>
                </c:pt>
                <c:pt idx="440">
                  <c:v>0.86444333349356006</c:v>
                </c:pt>
                <c:pt idx="441">
                  <c:v>0.86444333349356006</c:v>
                </c:pt>
                <c:pt idx="442">
                  <c:v>0.86444333349356006</c:v>
                </c:pt>
                <c:pt idx="443">
                  <c:v>0.86444333349356006</c:v>
                </c:pt>
                <c:pt idx="444">
                  <c:v>0.86444333349356006</c:v>
                </c:pt>
                <c:pt idx="445">
                  <c:v>0.86444333349356006</c:v>
                </c:pt>
                <c:pt idx="446">
                  <c:v>0.86444333349356006</c:v>
                </c:pt>
                <c:pt idx="447">
                  <c:v>0.86444333349356006</c:v>
                </c:pt>
                <c:pt idx="448">
                  <c:v>0.86444333349356006</c:v>
                </c:pt>
                <c:pt idx="449">
                  <c:v>0.86444333349356006</c:v>
                </c:pt>
                <c:pt idx="450">
                  <c:v>0.86444333349356006</c:v>
                </c:pt>
                <c:pt idx="451">
                  <c:v>0.86444333349356006</c:v>
                </c:pt>
                <c:pt idx="452">
                  <c:v>0.86444333349356006</c:v>
                </c:pt>
                <c:pt idx="453">
                  <c:v>0.86444333349356006</c:v>
                </c:pt>
                <c:pt idx="454">
                  <c:v>0.86444333349356006</c:v>
                </c:pt>
                <c:pt idx="455">
                  <c:v>0.86444333349356006</c:v>
                </c:pt>
                <c:pt idx="456">
                  <c:v>0.86444333349356006</c:v>
                </c:pt>
                <c:pt idx="457">
                  <c:v>0.86444333349356006</c:v>
                </c:pt>
                <c:pt idx="458">
                  <c:v>0.86444333349356006</c:v>
                </c:pt>
                <c:pt idx="459">
                  <c:v>0.86444333349356006</c:v>
                </c:pt>
                <c:pt idx="460">
                  <c:v>0.86444333349356006</c:v>
                </c:pt>
                <c:pt idx="461">
                  <c:v>0.86444333349356006</c:v>
                </c:pt>
                <c:pt idx="462">
                  <c:v>0.86444333349356006</c:v>
                </c:pt>
                <c:pt idx="463">
                  <c:v>0.86444333349356006</c:v>
                </c:pt>
                <c:pt idx="464">
                  <c:v>0.86444333349356006</c:v>
                </c:pt>
                <c:pt idx="465">
                  <c:v>0.86444333349356006</c:v>
                </c:pt>
                <c:pt idx="466">
                  <c:v>0.86444333349356006</c:v>
                </c:pt>
                <c:pt idx="467">
                  <c:v>0.86444333349356006</c:v>
                </c:pt>
                <c:pt idx="468">
                  <c:v>0.86444333349356006</c:v>
                </c:pt>
                <c:pt idx="469">
                  <c:v>0.86444333349356006</c:v>
                </c:pt>
                <c:pt idx="470">
                  <c:v>0.86444333349356006</c:v>
                </c:pt>
                <c:pt idx="471">
                  <c:v>0.86444333349356006</c:v>
                </c:pt>
                <c:pt idx="472">
                  <c:v>0.86444333349356006</c:v>
                </c:pt>
                <c:pt idx="473">
                  <c:v>0.86444333349356006</c:v>
                </c:pt>
                <c:pt idx="474">
                  <c:v>0.86444333349356006</c:v>
                </c:pt>
                <c:pt idx="475">
                  <c:v>0.86444333349356006</c:v>
                </c:pt>
                <c:pt idx="476">
                  <c:v>0.86444333349356006</c:v>
                </c:pt>
                <c:pt idx="477">
                  <c:v>0.86444333349356006</c:v>
                </c:pt>
                <c:pt idx="478">
                  <c:v>0.86444333349356006</c:v>
                </c:pt>
                <c:pt idx="479">
                  <c:v>0.86444333349356006</c:v>
                </c:pt>
                <c:pt idx="480">
                  <c:v>0.86444333349356006</c:v>
                </c:pt>
                <c:pt idx="481">
                  <c:v>0.86444333349356006</c:v>
                </c:pt>
                <c:pt idx="482">
                  <c:v>0.86444333349356006</c:v>
                </c:pt>
                <c:pt idx="483">
                  <c:v>0.86444333349356006</c:v>
                </c:pt>
                <c:pt idx="484">
                  <c:v>0.86444333349356006</c:v>
                </c:pt>
                <c:pt idx="485">
                  <c:v>0.86444333349356006</c:v>
                </c:pt>
                <c:pt idx="486">
                  <c:v>0.86444333349356006</c:v>
                </c:pt>
                <c:pt idx="487">
                  <c:v>0.86444333349356006</c:v>
                </c:pt>
                <c:pt idx="488">
                  <c:v>0.86444333349356006</c:v>
                </c:pt>
                <c:pt idx="489">
                  <c:v>0.86444333349356006</c:v>
                </c:pt>
                <c:pt idx="490">
                  <c:v>0.86444333349356006</c:v>
                </c:pt>
                <c:pt idx="491">
                  <c:v>0.86444333349356006</c:v>
                </c:pt>
                <c:pt idx="492">
                  <c:v>0.86444333349356006</c:v>
                </c:pt>
                <c:pt idx="493">
                  <c:v>0.86444333349356006</c:v>
                </c:pt>
                <c:pt idx="494">
                  <c:v>0.86444333349356006</c:v>
                </c:pt>
                <c:pt idx="495">
                  <c:v>0.86444333349356006</c:v>
                </c:pt>
                <c:pt idx="496">
                  <c:v>0.86444333349356006</c:v>
                </c:pt>
                <c:pt idx="497">
                  <c:v>0.86444333349356006</c:v>
                </c:pt>
                <c:pt idx="498">
                  <c:v>0.86444333349356006</c:v>
                </c:pt>
                <c:pt idx="499">
                  <c:v>0.86444333349356006</c:v>
                </c:pt>
              </c:numCache>
            </c:numRef>
          </c:yVal>
          <c:smooth val="0"/>
          <c:extLst>
            <c:ext xmlns:c16="http://schemas.microsoft.com/office/drawing/2014/chart" uri="{C3380CC4-5D6E-409C-BE32-E72D297353CC}">
              <c16:uniqueId val="{00000004-11CE-455A-99C1-575223E0969E}"/>
            </c:ext>
          </c:extLst>
        </c:ser>
        <c:ser>
          <c:idx val="5"/>
          <c:order val="5"/>
          <c:tx>
            <c:strRef>
              <c:f>実験2計算_AVE!$BH$2</c:f>
              <c:strCache>
                <c:ptCount val="1"/>
                <c:pt idx="0">
                  <c:v>b=0.5</c:v>
                </c:pt>
              </c:strCache>
            </c:strRef>
          </c:tx>
          <c:spPr>
            <a:ln w="25400" cap="rnd">
              <a:noFill/>
              <a:round/>
            </a:ln>
            <a:effectLst/>
          </c:spPr>
          <c:marker>
            <c:symbol val="circle"/>
            <c:size val="5"/>
            <c:spPr>
              <a:solidFill>
                <a:schemeClr val="accent6"/>
              </a:solidFill>
              <a:ln w="9525">
                <a:solidFill>
                  <a:schemeClr val="accent6"/>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実験2計算_AVE!$BH$3:$BH$502</c:f>
              <c:numCache>
                <c:formatCode>General</c:formatCode>
                <c:ptCount val="500"/>
                <c:pt idx="0">
                  <c:v>0</c:v>
                </c:pt>
                <c:pt idx="1">
                  <c:v>5.5179452144653464E-6</c:v>
                </c:pt>
                <c:pt idx="2">
                  <c:v>6.4307161994728995E-6</c:v>
                </c:pt>
                <c:pt idx="3">
                  <c:v>7.0685270732815017E-6</c:v>
                </c:pt>
                <c:pt idx="4">
                  <c:v>3.8579819116171197E-5</c:v>
                </c:pt>
                <c:pt idx="5">
                  <c:v>1.2822975886452427E-4</c:v>
                </c:pt>
                <c:pt idx="6">
                  <c:v>3.4142171863852766E-4</c:v>
                </c:pt>
                <c:pt idx="7">
                  <c:v>4.0272464838712977E-4</c:v>
                </c:pt>
                <c:pt idx="8">
                  <c:v>6.0945342372018452E-4</c:v>
                </c:pt>
                <c:pt idx="9">
                  <c:v>8.3007085062743158E-4</c:v>
                </c:pt>
                <c:pt idx="10">
                  <c:v>1.0903975204624504E-3</c:v>
                </c:pt>
                <c:pt idx="11">
                  <c:v>1.4625356649745839E-3</c:v>
                </c:pt>
                <c:pt idx="12">
                  <c:v>1.6726826661181277E-3</c:v>
                </c:pt>
                <c:pt idx="13">
                  <c:v>2.1068155080515151E-3</c:v>
                </c:pt>
                <c:pt idx="14">
                  <c:v>2.295951286515145E-3</c:v>
                </c:pt>
                <c:pt idx="15">
                  <c:v>2.6270697807223198E-3</c:v>
                </c:pt>
                <c:pt idx="16">
                  <c:v>3.6058441116506705E-3</c:v>
                </c:pt>
                <c:pt idx="17">
                  <c:v>3.6654659211900632E-3</c:v>
                </c:pt>
                <c:pt idx="18">
                  <c:v>3.8877017540568421E-3</c:v>
                </c:pt>
                <c:pt idx="19">
                  <c:v>4.3019383915786202E-3</c:v>
                </c:pt>
                <c:pt idx="20">
                  <c:v>4.4614501091927343E-3</c:v>
                </c:pt>
                <c:pt idx="21">
                  <c:v>4.9887066880758731E-3</c:v>
                </c:pt>
                <c:pt idx="22">
                  <c:v>5.2774075978657114E-3</c:v>
                </c:pt>
                <c:pt idx="23">
                  <c:v>5.8638818677980136E-3</c:v>
                </c:pt>
                <c:pt idx="24">
                  <c:v>6.4479458666370894E-3</c:v>
                </c:pt>
                <c:pt idx="25">
                  <c:v>6.716319440045096E-3</c:v>
                </c:pt>
                <c:pt idx="26">
                  <c:v>7.4929614906175546E-3</c:v>
                </c:pt>
                <c:pt idx="27">
                  <c:v>7.7345780784834591E-3</c:v>
                </c:pt>
                <c:pt idx="28">
                  <c:v>8.2948082968534315E-3</c:v>
                </c:pt>
                <c:pt idx="29">
                  <c:v>9.0031078879518993E-3</c:v>
                </c:pt>
                <c:pt idx="30">
                  <c:v>9.454430749022984E-3</c:v>
                </c:pt>
                <c:pt idx="31">
                  <c:v>1.0106948415418912E-2</c:v>
                </c:pt>
                <c:pt idx="32">
                  <c:v>1.0741086670378618E-2</c:v>
                </c:pt>
                <c:pt idx="33">
                  <c:v>1.1405033352964847E-2</c:v>
                </c:pt>
                <c:pt idx="34">
                  <c:v>1.2600314434420591E-2</c:v>
                </c:pt>
                <c:pt idx="35">
                  <c:v>1.2846722842841786E-2</c:v>
                </c:pt>
                <c:pt idx="36">
                  <c:v>1.400565098688035E-2</c:v>
                </c:pt>
                <c:pt idx="37">
                  <c:v>1.4287182652225843E-2</c:v>
                </c:pt>
                <c:pt idx="38">
                  <c:v>1.5014912099398717E-2</c:v>
                </c:pt>
                <c:pt idx="39">
                  <c:v>1.6026940013948304E-2</c:v>
                </c:pt>
                <c:pt idx="40">
                  <c:v>1.6576247547020195E-2</c:v>
                </c:pt>
                <c:pt idx="41">
                  <c:v>1.7392436500567945E-2</c:v>
                </c:pt>
                <c:pt idx="42">
                  <c:v>1.8227553235225496E-2</c:v>
                </c:pt>
                <c:pt idx="43">
                  <c:v>1.9044941874422933E-2</c:v>
                </c:pt>
                <c:pt idx="44">
                  <c:v>2.0404262102855571E-2</c:v>
                </c:pt>
                <c:pt idx="45">
                  <c:v>2.0761161543296724E-2</c:v>
                </c:pt>
                <c:pt idx="46">
                  <c:v>2.210513570293058E-2</c:v>
                </c:pt>
                <c:pt idx="47">
                  <c:v>2.2549241856120086E-2</c:v>
                </c:pt>
                <c:pt idx="48">
                  <c:v>2.3477021672064228E-2</c:v>
                </c:pt>
                <c:pt idx="49">
                  <c:v>2.458785839477658E-2</c:v>
                </c:pt>
                <c:pt idx="50">
                  <c:v>2.5412247930426787E-2</c:v>
                </c:pt>
                <c:pt idx="51">
                  <c:v>2.642462350637978E-2</c:v>
                </c:pt>
                <c:pt idx="52">
                  <c:v>2.7470937940801611E-2</c:v>
                </c:pt>
                <c:pt idx="53">
                  <c:v>2.8558058959767815E-2</c:v>
                </c:pt>
                <c:pt idx="54">
                  <c:v>3.067707278965684E-2</c:v>
                </c:pt>
                <c:pt idx="55">
                  <c:v>3.080824716738249E-2</c:v>
                </c:pt>
                <c:pt idx="56">
                  <c:v>3.3324915566729889E-2</c:v>
                </c:pt>
                <c:pt idx="57">
                  <c:v>3.3468463042732322E-2</c:v>
                </c:pt>
                <c:pt idx="58">
                  <c:v>3.4460727777749167E-2</c:v>
                </c:pt>
                <c:pt idx="59">
                  <c:v>3.6582705991517687E-2</c:v>
                </c:pt>
                <c:pt idx="60">
                  <c:v>3.7006822259468733E-2</c:v>
                </c:pt>
                <c:pt idx="61">
                  <c:v>3.833405333449913E-2</c:v>
                </c:pt>
                <c:pt idx="62">
                  <c:v>3.9759814561240461E-2</c:v>
                </c:pt>
                <c:pt idx="63">
                  <c:v>4.1101817415524378E-2</c:v>
                </c:pt>
                <c:pt idx="64">
                  <c:v>4.2939627014945699E-2</c:v>
                </c:pt>
                <c:pt idx="65">
                  <c:v>4.3973063727059038E-2</c:v>
                </c:pt>
                <c:pt idx="66">
                  <c:v>4.5482902731940451E-2</c:v>
                </c:pt>
                <c:pt idx="67">
                  <c:v>4.707191703521646E-2</c:v>
                </c:pt>
                <c:pt idx="68">
                  <c:v>4.8615596092861826E-2</c:v>
                </c:pt>
                <c:pt idx="69">
                  <c:v>5.0673434898615984E-2</c:v>
                </c:pt>
                <c:pt idx="70">
                  <c:v>5.1965854727371204E-2</c:v>
                </c:pt>
                <c:pt idx="71">
                  <c:v>5.3718057078849253E-2</c:v>
                </c:pt>
                <c:pt idx="72">
                  <c:v>5.5469333620678081E-2</c:v>
                </c:pt>
                <c:pt idx="73">
                  <c:v>5.7751114373053442E-2</c:v>
                </c:pt>
                <c:pt idx="74">
                  <c:v>5.9466831747072582E-2</c:v>
                </c:pt>
                <c:pt idx="75">
                  <c:v>6.1156264621081466E-2</c:v>
                </c:pt>
                <c:pt idx="76">
                  <c:v>6.3178245235707101E-2</c:v>
                </c:pt>
                <c:pt idx="77">
                  <c:v>6.5251017221008026E-2</c:v>
                </c:pt>
                <c:pt idx="78">
                  <c:v>6.7439026254028825E-2</c:v>
                </c:pt>
                <c:pt idx="79">
                  <c:v>7.0370507585289371E-2</c:v>
                </c:pt>
                <c:pt idx="80">
                  <c:v>7.2065890920033751E-2</c:v>
                </c:pt>
                <c:pt idx="81">
                  <c:v>7.4598100174939924E-2</c:v>
                </c:pt>
                <c:pt idx="82">
                  <c:v>7.6768783567672541E-2</c:v>
                </c:pt>
                <c:pt idx="83">
                  <c:v>7.9172847687836403E-2</c:v>
                </c:pt>
                <c:pt idx="84">
                  <c:v>8.3038273208563912E-2</c:v>
                </c:pt>
                <c:pt idx="85">
                  <c:v>8.4349261085248192E-2</c:v>
                </c:pt>
                <c:pt idx="86">
                  <c:v>9.050604217672846E-2</c:v>
                </c:pt>
                <c:pt idx="87">
                  <c:v>9.0649939959910664E-2</c:v>
                </c:pt>
                <c:pt idx="88">
                  <c:v>9.2582605233801685E-2</c:v>
                </c:pt>
                <c:pt idx="89">
                  <c:v>9.6573997855143048E-2</c:v>
                </c:pt>
                <c:pt idx="90">
                  <c:v>9.8622536434077257E-2</c:v>
                </c:pt>
                <c:pt idx="91">
                  <c:v>0.10261700788233168</c:v>
                </c:pt>
                <c:pt idx="92">
                  <c:v>0.1080334683379299</c:v>
                </c:pt>
                <c:pt idx="93">
                  <c:v>0.10831515431274966</c:v>
                </c:pt>
                <c:pt idx="94">
                  <c:v>0.11321524390946358</c:v>
                </c:pt>
                <c:pt idx="95">
                  <c:v>0.11512983849910964</c:v>
                </c:pt>
                <c:pt idx="96">
                  <c:v>0.12124127414215612</c:v>
                </c:pt>
                <c:pt idx="97">
                  <c:v>0.12488701546162051</c:v>
                </c:pt>
                <c:pt idx="98">
                  <c:v>0.1261634584786083</c:v>
                </c:pt>
                <c:pt idx="99">
                  <c:v>0.13022510963883951</c:v>
                </c:pt>
                <c:pt idx="100">
                  <c:v>0.13401209016738605</c:v>
                </c:pt>
                <c:pt idx="101">
                  <c:v>0.13798103194557601</c:v>
                </c:pt>
                <c:pt idx="102">
                  <c:v>0.14355401415505617</c:v>
                </c:pt>
                <c:pt idx="103">
                  <c:v>0.14654173036627288</c:v>
                </c:pt>
                <c:pt idx="104">
                  <c:v>0.15173467735281088</c:v>
                </c:pt>
                <c:pt idx="105">
                  <c:v>0.15559092641116845</c:v>
                </c:pt>
                <c:pt idx="106">
                  <c:v>0.1605737471735727</c:v>
                </c:pt>
                <c:pt idx="107">
                  <c:v>0.16734304591238869</c:v>
                </c:pt>
                <c:pt idx="108">
                  <c:v>0.17031379361515631</c:v>
                </c:pt>
                <c:pt idx="109">
                  <c:v>0.17569068193435544</c:v>
                </c:pt>
                <c:pt idx="110">
                  <c:v>0.1811045633172971</c:v>
                </c:pt>
                <c:pt idx="111">
                  <c:v>0.18687538294852368</c:v>
                </c:pt>
                <c:pt idx="112">
                  <c:v>0.19501348180179445</c:v>
                </c:pt>
                <c:pt idx="113">
                  <c:v>0.19868654337374753</c:v>
                </c:pt>
                <c:pt idx="114">
                  <c:v>0.20840109239077861</c:v>
                </c:pt>
                <c:pt idx="115">
                  <c:v>0.21196816142614738</c:v>
                </c:pt>
                <c:pt idx="116">
                  <c:v>0.22144152722482841</c:v>
                </c:pt>
                <c:pt idx="117">
                  <c:v>0.22717569215758684</c:v>
                </c:pt>
                <c:pt idx="118">
                  <c:v>0.23083050082664927</c:v>
                </c:pt>
                <c:pt idx="119">
                  <c:v>0.23777194441383243</c:v>
                </c:pt>
                <c:pt idx="120">
                  <c:v>0.24444356775196407</c:v>
                </c:pt>
                <c:pt idx="121">
                  <c:v>0.25148013825186699</c:v>
                </c:pt>
                <c:pt idx="122">
                  <c:v>0.26074969106441248</c:v>
                </c:pt>
                <c:pt idx="123">
                  <c:v>0.26497422607088988</c:v>
                </c:pt>
                <c:pt idx="124">
                  <c:v>0.27353201940881339</c:v>
                </c:pt>
                <c:pt idx="125">
                  <c:v>0.27951017921159566</c:v>
                </c:pt>
                <c:pt idx="126">
                  <c:v>0.28723767146089724</c:v>
                </c:pt>
                <c:pt idx="127">
                  <c:v>0.29563213493380519</c:v>
                </c:pt>
                <c:pt idx="128">
                  <c:v>0.3001754929513708</c:v>
                </c:pt>
                <c:pt idx="129">
                  <c:v>0.3075362271444721</c:v>
                </c:pt>
                <c:pt idx="130">
                  <c:v>0.31478576417094217</c:v>
                </c:pt>
                <c:pt idx="131">
                  <c:v>0.32223157111605827</c:v>
                </c:pt>
                <c:pt idx="132">
                  <c:v>0.33063949534861575</c:v>
                </c:pt>
                <c:pt idx="133">
                  <c:v>0.33700640861623365</c:v>
                </c:pt>
                <c:pt idx="134">
                  <c:v>0.34553290876765819</c:v>
                </c:pt>
                <c:pt idx="135">
                  <c:v>0.35302272553277808</c:v>
                </c:pt>
                <c:pt idx="136">
                  <c:v>0.36151579668543926</c:v>
                </c:pt>
                <c:pt idx="137">
                  <c:v>0.37011181773064755</c:v>
                </c:pt>
                <c:pt idx="138">
                  <c:v>0.37587244349305832</c:v>
                </c:pt>
                <c:pt idx="139">
                  <c:v>0.38422584578977437</c:v>
                </c:pt>
                <c:pt idx="140">
                  <c:v>0.39227874875385799</c:v>
                </c:pt>
                <c:pt idx="141">
                  <c:v>0.40031792447269376</c:v>
                </c:pt>
                <c:pt idx="142">
                  <c:v>0.41030019881910251</c:v>
                </c:pt>
                <c:pt idx="143">
                  <c:v>0.41700688206303127</c:v>
                </c:pt>
                <c:pt idx="144">
                  <c:v>0.42615312872210054</c:v>
                </c:pt>
                <c:pt idx="145">
                  <c:v>0.43419775854533743</c:v>
                </c:pt>
                <c:pt idx="146">
                  <c:v>0.44569187642296615</c:v>
                </c:pt>
                <c:pt idx="147">
                  <c:v>0.45341992411181248</c:v>
                </c:pt>
                <c:pt idx="148">
                  <c:v>0.46072993988433708</c:v>
                </c:pt>
                <c:pt idx="149">
                  <c:v>0.46949643012809494</c:v>
                </c:pt>
                <c:pt idx="150">
                  <c:v>0.47853091422046323</c:v>
                </c:pt>
                <c:pt idx="151">
                  <c:v>0.48768838943236259</c:v>
                </c:pt>
                <c:pt idx="152">
                  <c:v>0.49792846846251476</c:v>
                </c:pt>
                <c:pt idx="153">
                  <c:v>0.5062791868807045</c:v>
                </c:pt>
                <c:pt idx="154">
                  <c:v>0.51760888229961144</c:v>
                </c:pt>
                <c:pt idx="155">
                  <c:v>0.52485524398295791</c:v>
                </c:pt>
                <c:pt idx="156">
                  <c:v>0.53417197482939516</c:v>
                </c:pt>
                <c:pt idx="157">
                  <c:v>0.54351645495966328</c:v>
                </c:pt>
                <c:pt idx="158">
                  <c:v>0.5524849697969062</c:v>
                </c:pt>
                <c:pt idx="159">
                  <c:v>0.56211800007571677</c:v>
                </c:pt>
                <c:pt idx="160">
                  <c:v>0.57119897618953108</c:v>
                </c:pt>
                <c:pt idx="161">
                  <c:v>0.58065678265495457</c:v>
                </c:pt>
                <c:pt idx="162">
                  <c:v>0.59206179134905801</c:v>
                </c:pt>
                <c:pt idx="163">
                  <c:v>0.59956756377058595</c:v>
                </c:pt>
                <c:pt idx="164">
                  <c:v>0.6090866212799485</c:v>
                </c:pt>
                <c:pt idx="165">
                  <c:v>0.61783088780923601</c:v>
                </c:pt>
                <c:pt idx="166">
                  <c:v>0.63023295281032021</c:v>
                </c:pt>
                <c:pt idx="167">
                  <c:v>0.63606687156933539</c:v>
                </c:pt>
                <c:pt idx="168">
                  <c:v>0.64504043024407509</c:v>
                </c:pt>
                <c:pt idx="169">
                  <c:v>0.65433878211962615</c:v>
                </c:pt>
                <c:pt idx="170">
                  <c:v>0.66302215307731371</c:v>
                </c:pt>
                <c:pt idx="171">
                  <c:v>0.67177440092558915</c:v>
                </c:pt>
                <c:pt idx="172">
                  <c:v>0.68360546185804472</c:v>
                </c:pt>
                <c:pt idx="173">
                  <c:v>0.68932030405448419</c:v>
                </c:pt>
                <c:pt idx="174">
                  <c:v>0.69970450887356839</c:v>
                </c:pt>
                <c:pt idx="175">
                  <c:v>0.70620407378907069</c:v>
                </c:pt>
                <c:pt idx="176">
                  <c:v>0.71462397854306736</c:v>
                </c:pt>
                <c:pt idx="177">
                  <c:v>0.72323818647287696</c:v>
                </c:pt>
                <c:pt idx="178">
                  <c:v>0.73152328131210953</c:v>
                </c:pt>
                <c:pt idx="179">
                  <c:v>0.74013452681159042</c:v>
                </c:pt>
                <c:pt idx="180">
                  <c:v>0.75115878308759443</c:v>
                </c:pt>
                <c:pt idx="181">
                  <c:v>0.75620199943619926</c:v>
                </c:pt>
                <c:pt idx="182">
                  <c:v>0.76726922438929157</c:v>
                </c:pt>
                <c:pt idx="183">
                  <c:v>0.77232332716012453</c:v>
                </c:pt>
                <c:pt idx="184">
                  <c:v>0.78118055710342249</c:v>
                </c:pt>
                <c:pt idx="185">
                  <c:v>0.7902606163124577</c:v>
                </c:pt>
                <c:pt idx="186">
                  <c:v>0.79532179505837508</c:v>
                </c:pt>
                <c:pt idx="187">
                  <c:v>0.80324720135916228</c:v>
                </c:pt>
                <c:pt idx="188">
                  <c:v>0.80976615341921254</c:v>
                </c:pt>
                <c:pt idx="189">
                  <c:v>0.81703922487430292</c:v>
                </c:pt>
                <c:pt idx="190">
                  <c:v>0.82594995098015822</c:v>
                </c:pt>
                <c:pt idx="191">
                  <c:v>0.83021149490630419</c:v>
                </c:pt>
                <c:pt idx="192">
                  <c:v>0.83696740136946979</c:v>
                </c:pt>
                <c:pt idx="193">
                  <c:v>0.84287237114455382</c:v>
                </c:pt>
                <c:pt idx="194">
                  <c:v>0.84919719270812244</c:v>
                </c:pt>
                <c:pt idx="195">
                  <c:v>0.86059670837124114</c:v>
                </c:pt>
                <c:pt idx="196">
                  <c:v>0.86086329490856717</c:v>
                </c:pt>
                <c:pt idx="197">
                  <c:v>0.8656919763879054</c:v>
                </c:pt>
                <c:pt idx="198">
                  <c:v>0.87060258993477058</c:v>
                </c:pt>
                <c:pt idx="199">
                  <c:v>0.87571456281050919</c:v>
                </c:pt>
                <c:pt idx="200">
                  <c:v>0.88188174956144316</c:v>
                </c:pt>
                <c:pt idx="201">
                  <c:v>0.88456899105683584</c:v>
                </c:pt>
                <c:pt idx="202">
                  <c:v>0.89054338259888244</c:v>
                </c:pt>
                <c:pt idx="203">
                  <c:v>0.89285427646583038</c:v>
                </c:pt>
                <c:pt idx="204">
                  <c:v>0.89780349929018866</c:v>
                </c:pt>
                <c:pt idx="205">
                  <c:v>0.90093630603753416</c:v>
                </c:pt>
                <c:pt idx="206">
                  <c:v>0.90400931311569044</c:v>
                </c:pt>
                <c:pt idx="207">
                  <c:v>0.90749751690440894</c:v>
                </c:pt>
                <c:pt idx="208">
                  <c:v>0.91068716254633209</c:v>
                </c:pt>
                <c:pt idx="209">
                  <c:v>0.91394366870831856</c:v>
                </c:pt>
                <c:pt idx="210">
                  <c:v>0.91799374137056189</c:v>
                </c:pt>
                <c:pt idx="211">
                  <c:v>0.91992500829250234</c:v>
                </c:pt>
                <c:pt idx="212">
                  <c:v>0.92290989447484162</c:v>
                </c:pt>
                <c:pt idx="213">
                  <c:v>0.92562225756988203</c:v>
                </c:pt>
                <c:pt idx="214">
                  <c:v>0.92956392873310112</c:v>
                </c:pt>
                <c:pt idx="215">
                  <c:v>0.93268916814625391</c:v>
                </c:pt>
                <c:pt idx="216">
                  <c:v>0.93361485568788127</c:v>
                </c:pt>
                <c:pt idx="217">
                  <c:v>0.9361845700676269</c:v>
                </c:pt>
                <c:pt idx="218">
                  <c:v>0.93853132287595531</c:v>
                </c:pt>
                <c:pt idx="219">
                  <c:v>0.94115922084365555</c:v>
                </c:pt>
                <c:pt idx="220">
                  <c:v>0.94478722441733676</c:v>
                </c:pt>
                <c:pt idx="221">
                  <c:v>0.94598620506337872</c:v>
                </c:pt>
                <c:pt idx="222">
                  <c:v>0.95124763614728358</c:v>
                </c:pt>
                <c:pt idx="223">
                  <c:v>0.95141939371268858</c:v>
                </c:pt>
                <c:pt idx="224">
                  <c:v>0.95245413180550675</c:v>
                </c:pt>
                <c:pt idx="225">
                  <c:v>0.95543609125551188</c:v>
                </c:pt>
                <c:pt idx="226">
                  <c:v>0.95620755689666848</c:v>
                </c:pt>
                <c:pt idx="227">
                  <c:v>0.95905811967932764</c:v>
                </c:pt>
                <c:pt idx="228">
                  <c:v>0.96007481171176479</c:v>
                </c:pt>
                <c:pt idx="229">
                  <c:v>0.96190778099984264</c:v>
                </c:pt>
                <c:pt idx="230">
                  <c:v>0.9647557852182379</c:v>
                </c:pt>
                <c:pt idx="231">
                  <c:v>0.96537822100546344</c:v>
                </c:pt>
                <c:pt idx="232">
                  <c:v>0.96793224352726459</c:v>
                </c:pt>
                <c:pt idx="233">
                  <c:v>0.96826060098346456</c:v>
                </c:pt>
                <c:pt idx="234">
                  <c:v>0.96970534362527261</c:v>
                </c:pt>
                <c:pt idx="235">
                  <c:v>0.97087467684872308</c:v>
                </c:pt>
                <c:pt idx="236">
                  <c:v>0.97183956185116649</c:v>
                </c:pt>
                <c:pt idx="237">
                  <c:v>0.97286610743546709</c:v>
                </c:pt>
                <c:pt idx="238">
                  <c:v>0.97375095710714188</c:v>
                </c:pt>
                <c:pt idx="239">
                  <c:v>0.9746028462488262</c:v>
                </c:pt>
                <c:pt idx="240">
                  <c:v>0.9756747196998935</c:v>
                </c:pt>
                <c:pt idx="241">
                  <c:v>0.97601468558093252</c:v>
                </c:pt>
                <c:pt idx="242">
                  <c:v>0.97695658521166029</c:v>
                </c:pt>
                <c:pt idx="243">
                  <c:v>0.97717512428649589</c:v>
                </c:pt>
                <c:pt idx="244">
                  <c:v>0.97770644801441431</c:v>
                </c:pt>
                <c:pt idx="245">
                  <c:v>0.97824464222388341</c:v>
                </c:pt>
                <c:pt idx="246">
                  <c:v>0.97851403163641604</c:v>
                </c:pt>
                <c:pt idx="247">
                  <c:v>0.97890957828797409</c:v>
                </c:pt>
                <c:pt idx="248">
                  <c:v>0.97908396617792737</c:v>
                </c:pt>
                <c:pt idx="249">
                  <c:v>0.97927046765298842</c:v>
                </c:pt>
                <c:pt idx="250">
                  <c:v>0.97942883638885159</c:v>
                </c:pt>
                <c:pt idx="251">
                  <c:v>0.9794339170235431</c:v>
                </c:pt>
                <c:pt idx="252">
                  <c:v>0.97927970232161776</c:v>
                </c:pt>
                <c:pt idx="253">
                  <c:v>0.9792401145963654</c:v>
                </c:pt>
                <c:pt idx="254">
                  <c:v>0.97909802608496499</c:v>
                </c:pt>
                <c:pt idx="255">
                  <c:v>0.97874509931610842</c:v>
                </c:pt>
                <c:pt idx="256">
                  <c:v>0.97846406668228436</c:v>
                </c:pt>
                <c:pt idx="257">
                  <c:v>0.97795901531343776</c:v>
                </c:pt>
                <c:pt idx="258">
                  <c:v>0.97718835675833149</c:v>
                </c:pt>
                <c:pt idx="259">
                  <c:v>0.97700614198771618</c:v>
                </c:pt>
                <c:pt idx="260">
                  <c:v>0.97588413573218968</c:v>
                </c:pt>
                <c:pt idx="261">
                  <c:v>0.97583966791683074</c:v>
                </c:pt>
                <c:pt idx="262">
                  <c:v>0.97518138510817054</c:v>
                </c:pt>
                <c:pt idx="263">
                  <c:v>0.97330832955832092</c:v>
                </c:pt>
                <c:pt idx="264">
                  <c:v>0.97327093313399782</c:v>
                </c:pt>
                <c:pt idx="265">
                  <c:v>0.97325150822708073</c:v>
                </c:pt>
                <c:pt idx="266">
                  <c:v>0.97290155883980722</c:v>
                </c:pt>
                <c:pt idx="267">
                  <c:v>0.97235489099844596</c:v>
                </c:pt>
                <c:pt idx="268">
                  <c:v>0.97150655504200412</c:v>
                </c:pt>
                <c:pt idx="269">
                  <c:v>0.97119095185369209</c:v>
                </c:pt>
                <c:pt idx="270">
                  <c:v>0.97041619804398538</c:v>
                </c:pt>
                <c:pt idx="271">
                  <c:v>0.97005143985125308</c:v>
                </c:pt>
                <c:pt idx="272">
                  <c:v>0.96934919036776779</c:v>
                </c:pt>
                <c:pt idx="273">
                  <c:v>0.96751823989216823</c:v>
                </c:pt>
                <c:pt idx="274">
                  <c:v>0.96743240645545503</c:v>
                </c:pt>
                <c:pt idx="275">
                  <c:v>0.96739522915680498</c:v>
                </c:pt>
                <c:pt idx="276">
                  <c:v>0.96670746086978787</c:v>
                </c:pt>
                <c:pt idx="277">
                  <c:v>0.96591221594279442</c:v>
                </c:pt>
                <c:pt idx="278">
                  <c:v>0.96475544195658858</c:v>
                </c:pt>
                <c:pt idx="279">
                  <c:v>0.96418643635947721</c:v>
                </c:pt>
                <c:pt idx="280">
                  <c:v>0.96312522702807701</c:v>
                </c:pt>
                <c:pt idx="281">
                  <c:v>0.96239652560329525</c:v>
                </c:pt>
                <c:pt idx="282">
                  <c:v>0.96100348406956515</c:v>
                </c:pt>
                <c:pt idx="283">
                  <c:v>0.960217224524468</c:v>
                </c:pt>
                <c:pt idx="284">
                  <c:v>0.95935116717216917</c:v>
                </c:pt>
                <c:pt idx="285">
                  <c:v>0.95800948356318283</c:v>
                </c:pt>
                <c:pt idx="286">
                  <c:v>0.95732338910289638</c:v>
                </c:pt>
                <c:pt idx="287">
                  <c:v>0.9562345484307061</c:v>
                </c:pt>
                <c:pt idx="288">
                  <c:v>0.95484657510309789</c:v>
                </c:pt>
                <c:pt idx="289">
                  <c:v>0.95418977926826432</c:v>
                </c:pt>
                <c:pt idx="290">
                  <c:v>0.95312429629318163</c:v>
                </c:pt>
                <c:pt idx="291">
                  <c:v>0.95209190801169508</c:v>
                </c:pt>
                <c:pt idx="292">
                  <c:v>0.95065008496881231</c:v>
                </c:pt>
                <c:pt idx="293">
                  <c:v>0.94954762694953254</c:v>
                </c:pt>
                <c:pt idx="294">
                  <c:v>0.94883553443823465</c:v>
                </c:pt>
                <c:pt idx="295">
                  <c:v>0.94782656470415638</c:v>
                </c:pt>
                <c:pt idx="296">
                  <c:v>0.94679678168496506</c:v>
                </c:pt>
                <c:pt idx="297">
                  <c:v>0.94576098973907863</c:v>
                </c:pt>
                <c:pt idx="298">
                  <c:v>0.94455356433979398</c:v>
                </c:pt>
                <c:pt idx="299">
                  <c:v>0.94374450410347432</c:v>
                </c:pt>
                <c:pt idx="300">
                  <c:v>0.94275402550842435</c:v>
                </c:pt>
                <c:pt idx="301">
                  <c:v>0.94177911619812704</c:v>
                </c:pt>
                <c:pt idx="302">
                  <c:v>0.94062001997129785</c:v>
                </c:pt>
                <c:pt idx="303">
                  <c:v>0.93894016636766242</c:v>
                </c:pt>
                <c:pt idx="304">
                  <c:v>0.93885413826695074</c:v>
                </c:pt>
                <c:pt idx="305">
                  <c:v>0.9379933448181883</c:v>
                </c:pt>
                <c:pt idx="306">
                  <c:v>0.937084154420189</c:v>
                </c:pt>
                <c:pt idx="307">
                  <c:v>0.93619036140613532</c:v>
                </c:pt>
                <c:pt idx="308">
                  <c:v>0.9352844995326266</c:v>
                </c:pt>
                <c:pt idx="309">
                  <c:v>0.93438839293917864</c:v>
                </c:pt>
                <c:pt idx="310">
                  <c:v>0.93352586833515605</c:v>
                </c:pt>
                <c:pt idx="311">
                  <c:v>0.93265955610883977</c:v>
                </c:pt>
                <c:pt idx="312">
                  <c:v>0.93169002984762717</c:v>
                </c:pt>
                <c:pt idx="313">
                  <c:v>0.92995558633540032</c:v>
                </c:pt>
                <c:pt idx="314">
                  <c:v>0.92981482712504626</c:v>
                </c:pt>
                <c:pt idx="315">
                  <c:v>0.92887348751933441</c:v>
                </c:pt>
                <c:pt idx="316">
                  <c:v>0.92788563365650556</c:v>
                </c:pt>
                <c:pt idx="317">
                  <c:v>0.92684719468730636</c:v>
                </c:pt>
                <c:pt idx="318">
                  <c:v>0.92575634342942204</c:v>
                </c:pt>
                <c:pt idx="319">
                  <c:v>0.92464814814351615</c:v>
                </c:pt>
                <c:pt idx="320">
                  <c:v>0.92362608354709441</c:v>
                </c:pt>
                <c:pt idx="321">
                  <c:v>0.92253616822084394</c:v>
                </c:pt>
                <c:pt idx="322">
                  <c:v>0.92139413382003654</c:v>
                </c:pt>
                <c:pt idx="323">
                  <c:v>0.92006380109221597</c:v>
                </c:pt>
                <c:pt idx="324">
                  <c:v>0.91929730622324413</c:v>
                </c:pt>
                <c:pt idx="325">
                  <c:v>0.91793836845685972</c:v>
                </c:pt>
                <c:pt idx="326">
                  <c:v>0.91726402408035757</c:v>
                </c:pt>
                <c:pt idx="327">
                  <c:v>0.91631697102318355</c:v>
                </c:pt>
                <c:pt idx="328">
                  <c:v>0.91503946222864063</c:v>
                </c:pt>
                <c:pt idx="329">
                  <c:v>0.91442731223777296</c:v>
                </c:pt>
                <c:pt idx="330">
                  <c:v>0.91339844602444742</c:v>
                </c:pt>
                <c:pt idx="331">
                  <c:v>0.91259420530785873</c:v>
                </c:pt>
                <c:pt idx="332">
                  <c:v>0.91170992598273237</c:v>
                </c:pt>
                <c:pt idx="333">
                  <c:v>0.91076172515918818</c:v>
                </c:pt>
                <c:pt idx="334">
                  <c:v>0.91002122644209582</c:v>
                </c:pt>
                <c:pt idx="335">
                  <c:v>0.90915944227766499</c:v>
                </c:pt>
                <c:pt idx="336">
                  <c:v>0.90803240461972323</c:v>
                </c:pt>
                <c:pt idx="337">
                  <c:v>0.90764587092059335</c:v>
                </c:pt>
                <c:pt idx="338">
                  <c:v>0.90671729393259992</c:v>
                </c:pt>
                <c:pt idx="339">
                  <c:v>0.90605730887482294</c:v>
                </c:pt>
                <c:pt idx="340">
                  <c:v>0.90518766766550041</c:v>
                </c:pt>
                <c:pt idx="341">
                  <c:v>0.90399577164985567</c:v>
                </c:pt>
                <c:pt idx="342">
                  <c:v>0.90383648943885553</c:v>
                </c:pt>
                <c:pt idx="343">
                  <c:v>0.90240813311324164</c:v>
                </c:pt>
                <c:pt idx="344">
                  <c:v>0.90236134818660541</c:v>
                </c:pt>
                <c:pt idx="345">
                  <c:v>0.90199310914534525</c:v>
                </c:pt>
                <c:pt idx="346">
                  <c:v>0.90097908332627863</c:v>
                </c:pt>
                <c:pt idx="347">
                  <c:v>0.90067796620094376</c:v>
                </c:pt>
                <c:pt idx="348">
                  <c:v>0.89985754596624146</c:v>
                </c:pt>
                <c:pt idx="349">
                  <c:v>0.89934925711545655</c:v>
                </c:pt>
                <c:pt idx="350">
                  <c:v>0.89859258718858503</c:v>
                </c:pt>
                <c:pt idx="351">
                  <c:v>0.89752544538107015</c:v>
                </c:pt>
                <c:pt idx="352">
                  <c:v>0.89736839656778811</c:v>
                </c:pt>
                <c:pt idx="353">
                  <c:v>0.8952115960227317</c:v>
                </c:pt>
                <c:pt idx="354">
                  <c:v>0.8951299324150932</c:v>
                </c:pt>
                <c:pt idx="355">
                  <c:v>0.89506442897066729</c:v>
                </c:pt>
                <c:pt idx="356">
                  <c:v>0.8943688219676097</c:v>
                </c:pt>
                <c:pt idx="357">
                  <c:v>0.8938960571932878</c:v>
                </c:pt>
                <c:pt idx="358">
                  <c:v>0.89317514296741174</c:v>
                </c:pt>
                <c:pt idx="359">
                  <c:v>0.89247867869369202</c:v>
                </c:pt>
                <c:pt idx="360">
                  <c:v>0.89130781535700665</c:v>
                </c:pt>
                <c:pt idx="361">
                  <c:v>0.89049160582866693</c:v>
                </c:pt>
                <c:pt idx="362">
                  <c:v>0.8903925680745961</c:v>
                </c:pt>
                <c:pt idx="363">
                  <c:v>0.88855432508205801</c:v>
                </c:pt>
                <c:pt idx="364">
                  <c:v>0.88850704486892262</c:v>
                </c:pt>
                <c:pt idx="365">
                  <c:v>0.88812238489927142</c:v>
                </c:pt>
                <c:pt idx="366">
                  <c:v>0.8872067144094069</c:v>
                </c:pt>
                <c:pt idx="367">
                  <c:v>0.8867898120057558</c:v>
                </c:pt>
                <c:pt idx="368">
                  <c:v>0.88604647139730075</c:v>
                </c:pt>
                <c:pt idx="369">
                  <c:v>0.88541150115867129</c:v>
                </c:pt>
                <c:pt idx="370">
                  <c:v>0.88479910115036819</c:v>
                </c:pt>
                <c:pt idx="371">
                  <c:v>0.88381925165007458</c:v>
                </c:pt>
                <c:pt idx="372">
                  <c:v>0.88352038323007842</c:v>
                </c:pt>
                <c:pt idx="373">
                  <c:v>0.88217980004236729</c:v>
                </c:pt>
                <c:pt idx="374">
                  <c:v>0.88213651939817317</c:v>
                </c:pt>
                <c:pt idx="375">
                  <c:v>0.8816820237655465</c:v>
                </c:pt>
                <c:pt idx="376">
                  <c:v>0.88083606488813193</c:v>
                </c:pt>
                <c:pt idx="377">
                  <c:v>0.88046899365938192</c:v>
                </c:pt>
                <c:pt idx="378">
                  <c:v>0.87968222209219848</c:v>
                </c:pt>
                <c:pt idx="379">
                  <c:v>0.87928563290136186</c:v>
                </c:pt>
                <c:pt idx="380">
                  <c:v>0.87876848534237284</c:v>
                </c:pt>
                <c:pt idx="381">
                  <c:v>0.87790391651476396</c:v>
                </c:pt>
                <c:pt idx="382">
                  <c:v>0.87768355542607557</c:v>
                </c:pt>
                <c:pt idx="383">
                  <c:v>0.87632986787274414</c:v>
                </c:pt>
                <c:pt idx="384">
                  <c:v>0.87625086222181736</c:v>
                </c:pt>
                <c:pt idx="385">
                  <c:v>0.87593411613874295</c:v>
                </c:pt>
                <c:pt idx="386">
                  <c:v>0.87561350177611974</c:v>
                </c:pt>
                <c:pt idx="387">
                  <c:v>0.87530646539124601</c:v>
                </c:pt>
                <c:pt idx="388">
                  <c:v>0.87486508756279224</c:v>
                </c:pt>
                <c:pt idx="389">
                  <c:v>0.87439956640499283</c:v>
                </c:pt>
                <c:pt idx="390">
                  <c:v>0.87393811232747176</c:v>
                </c:pt>
                <c:pt idx="391">
                  <c:v>0.87305592918906438</c:v>
                </c:pt>
                <c:pt idx="392">
                  <c:v>0.87303182639620103</c:v>
                </c:pt>
                <c:pt idx="393">
                  <c:v>0.87259486686147991</c:v>
                </c:pt>
                <c:pt idx="394">
                  <c:v>0.87215498278752379</c:v>
                </c:pt>
                <c:pt idx="395">
                  <c:v>0.87171482883555618</c:v>
                </c:pt>
                <c:pt idx="396">
                  <c:v>0.87112911095838552</c:v>
                </c:pt>
                <c:pt idx="397">
                  <c:v>0.87080538732367085</c:v>
                </c:pt>
                <c:pt idx="398">
                  <c:v>0.87032747264633425</c:v>
                </c:pt>
                <c:pt idx="399">
                  <c:v>0.86964119730514222</c:v>
                </c:pt>
                <c:pt idx="400">
                  <c:v>0.86951144152270288</c:v>
                </c:pt>
                <c:pt idx="401">
                  <c:v>0.86883819224714254</c:v>
                </c:pt>
                <c:pt idx="402">
                  <c:v>0.8686458546675937</c:v>
                </c:pt>
                <c:pt idx="403">
                  <c:v>0.86769106412706987</c:v>
                </c:pt>
                <c:pt idx="404">
                  <c:v>0.86767003070558457</c:v>
                </c:pt>
                <c:pt idx="405">
                  <c:v>0.86746496049891886</c:v>
                </c:pt>
                <c:pt idx="406">
                  <c:v>0.86712111701293104</c:v>
                </c:pt>
                <c:pt idx="407">
                  <c:v>0.86689242274059475</c:v>
                </c:pt>
                <c:pt idx="408">
                  <c:v>0.86658468848648174</c:v>
                </c:pt>
                <c:pt idx="409">
                  <c:v>0.86613860993052705</c:v>
                </c:pt>
                <c:pt idx="410">
                  <c:v>0.86609404049341221</c:v>
                </c:pt>
                <c:pt idx="411">
                  <c:v>0.86547508910417104</c:v>
                </c:pt>
                <c:pt idx="412">
                  <c:v>0.86546356039088479</c:v>
                </c:pt>
                <c:pt idx="413">
                  <c:v>0.86533909070775505</c:v>
                </c:pt>
                <c:pt idx="414">
                  <c:v>0.86512681828336357</c:v>
                </c:pt>
                <c:pt idx="415">
                  <c:v>0.86506126951604689</c:v>
                </c:pt>
                <c:pt idx="416">
                  <c:v>0.86487619565833207</c:v>
                </c:pt>
                <c:pt idx="417">
                  <c:v>0.86479334179506118</c:v>
                </c:pt>
                <c:pt idx="418">
                  <c:v>0.86479334179506118</c:v>
                </c:pt>
                <c:pt idx="419">
                  <c:v>0.86479334179506118</c:v>
                </c:pt>
                <c:pt idx="420">
                  <c:v>0.86479334179506118</c:v>
                </c:pt>
                <c:pt idx="421">
                  <c:v>0.86479334179506118</c:v>
                </c:pt>
                <c:pt idx="422">
                  <c:v>0.86479334179506118</c:v>
                </c:pt>
                <c:pt idx="423">
                  <c:v>0.86479334179506118</c:v>
                </c:pt>
                <c:pt idx="424">
                  <c:v>0.86479334179506118</c:v>
                </c:pt>
                <c:pt idx="425">
                  <c:v>0.86479334179506118</c:v>
                </c:pt>
                <c:pt idx="426">
                  <c:v>0.86479334179506118</c:v>
                </c:pt>
                <c:pt idx="427">
                  <c:v>0.86479334179506118</c:v>
                </c:pt>
                <c:pt idx="428">
                  <c:v>0.86479334179506118</c:v>
                </c:pt>
                <c:pt idx="429">
                  <c:v>0.86479334179506118</c:v>
                </c:pt>
                <c:pt idx="430">
                  <c:v>0.86479334179506118</c:v>
                </c:pt>
                <c:pt idx="431">
                  <c:v>0.86479334179506118</c:v>
                </c:pt>
                <c:pt idx="432">
                  <c:v>0.86479334179506118</c:v>
                </c:pt>
                <c:pt idx="433">
                  <c:v>0.86479334179506118</c:v>
                </c:pt>
                <c:pt idx="434">
                  <c:v>0.86479334179506118</c:v>
                </c:pt>
                <c:pt idx="435">
                  <c:v>0.86479334179506118</c:v>
                </c:pt>
                <c:pt idx="436">
                  <c:v>0.86479334179506118</c:v>
                </c:pt>
                <c:pt idx="437">
                  <c:v>0.86479334179506118</c:v>
                </c:pt>
                <c:pt idx="438">
                  <c:v>0.86479334179506118</c:v>
                </c:pt>
                <c:pt idx="439">
                  <c:v>0.86479334179506118</c:v>
                </c:pt>
                <c:pt idx="440">
                  <c:v>0.86479334179506118</c:v>
                </c:pt>
                <c:pt idx="441">
                  <c:v>0.86479334179506118</c:v>
                </c:pt>
                <c:pt idx="442">
                  <c:v>0.86479334179506118</c:v>
                </c:pt>
                <c:pt idx="443">
                  <c:v>0.86479334179506118</c:v>
                </c:pt>
                <c:pt idx="444">
                  <c:v>0.86479334179506118</c:v>
                </c:pt>
                <c:pt idx="445">
                  <c:v>0.86479334179506118</c:v>
                </c:pt>
                <c:pt idx="446">
                  <c:v>0.86479334179506118</c:v>
                </c:pt>
                <c:pt idx="447">
                  <c:v>0.86479334179506118</c:v>
                </c:pt>
                <c:pt idx="448">
                  <c:v>0.86479334179506118</c:v>
                </c:pt>
                <c:pt idx="449">
                  <c:v>0.86479334179506118</c:v>
                </c:pt>
                <c:pt idx="450">
                  <c:v>0.86479334179506118</c:v>
                </c:pt>
                <c:pt idx="451">
                  <c:v>0.86479334179506118</c:v>
                </c:pt>
                <c:pt idx="452">
                  <c:v>0.86479334179506118</c:v>
                </c:pt>
                <c:pt idx="453">
                  <c:v>0.86479334179506118</c:v>
                </c:pt>
                <c:pt idx="454">
                  <c:v>0.86479334179506118</c:v>
                </c:pt>
                <c:pt idx="455">
                  <c:v>0.86479334179506118</c:v>
                </c:pt>
                <c:pt idx="456">
                  <c:v>0.86479334179506118</c:v>
                </c:pt>
                <c:pt idx="457">
                  <c:v>0.86479334179506118</c:v>
                </c:pt>
                <c:pt idx="458">
                  <c:v>0.86479334179506118</c:v>
                </c:pt>
                <c:pt idx="459">
                  <c:v>0.86479334179506118</c:v>
                </c:pt>
                <c:pt idx="460">
                  <c:v>0.86479334179506118</c:v>
                </c:pt>
                <c:pt idx="461">
                  <c:v>0.86479334179506118</c:v>
                </c:pt>
                <c:pt idx="462">
                  <c:v>0.86479334179506118</c:v>
                </c:pt>
                <c:pt idx="463">
                  <c:v>0.86479334179506118</c:v>
                </c:pt>
                <c:pt idx="464">
                  <c:v>0.86479334179506118</c:v>
                </c:pt>
                <c:pt idx="465">
                  <c:v>0.86479334179506118</c:v>
                </c:pt>
                <c:pt idx="466">
                  <c:v>0.86479334179506118</c:v>
                </c:pt>
                <c:pt idx="467">
                  <c:v>0.86479334179506118</c:v>
                </c:pt>
                <c:pt idx="468">
                  <c:v>0.86479334179506118</c:v>
                </c:pt>
                <c:pt idx="469">
                  <c:v>0.86479334179506118</c:v>
                </c:pt>
                <c:pt idx="470">
                  <c:v>0.86479334179506118</c:v>
                </c:pt>
                <c:pt idx="471">
                  <c:v>0.86479334179506118</c:v>
                </c:pt>
                <c:pt idx="472">
                  <c:v>0.86479334179506118</c:v>
                </c:pt>
                <c:pt idx="473">
                  <c:v>0.86479334179506118</c:v>
                </c:pt>
                <c:pt idx="474">
                  <c:v>0.86479334179506118</c:v>
                </c:pt>
                <c:pt idx="475">
                  <c:v>0.86479334179506118</c:v>
                </c:pt>
                <c:pt idx="476">
                  <c:v>0.86479334179506118</c:v>
                </c:pt>
                <c:pt idx="477">
                  <c:v>0.86479334179506118</c:v>
                </c:pt>
                <c:pt idx="478">
                  <c:v>0.86479334179506118</c:v>
                </c:pt>
                <c:pt idx="479">
                  <c:v>0.86479334179506118</c:v>
                </c:pt>
                <c:pt idx="480">
                  <c:v>0.86479334179506118</c:v>
                </c:pt>
                <c:pt idx="481">
                  <c:v>0.86479334179506118</c:v>
                </c:pt>
                <c:pt idx="482">
                  <c:v>0.86479334179506118</c:v>
                </c:pt>
                <c:pt idx="483">
                  <c:v>0.86479334179506118</c:v>
                </c:pt>
                <c:pt idx="484">
                  <c:v>0.86479334179506118</c:v>
                </c:pt>
                <c:pt idx="485">
                  <c:v>0.86479334179506118</c:v>
                </c:pt>
                <c:pt idx="486">
                  <c:v>0.86479334179506118</c:v>
                </c:pt>
                <c:pt idx="487">
                  <c:v>0.86479334179506118</c:v>
                </c:pt>
                <c:pt idx="488">
                  <c:v>0.86479334179506118</c:v>
                </c:pt>
                <c:pt idx="489">
                  <c:v>0.86479334179506118</c:v>
                </c:pt>
                <c:pt idx="490">
                  <c:v>0.86479334179506118</c:v>
                </c:pt>
                <c:pt idx="491">
                  <c:v>0.86479334179506118</c:v>
                </c:pt>
                <c:pt idx="492">
                  <c:v>0.86479334179506118</c:v>
                </c:pt>
                <c:pt idx="493">
                  <c:v>0.86479334179506118</c:v>
                </c:pt>
                <c:pt idx="494">
                  <c:v>0.86479334179506118</c:v>
                </c:pt>
                <c:pt idx="495">
                  <c:v>0.86479334179506118</c:v>
                </c:pt>
                <c:pt idx="496">
                  <c:v>0.86479334179506118</c:v>
                </c:pt>
                <c:pt idx="497">
                  <c:v>0.86479334179506118</c:v>
                </c:pt>
                <c:pt idx="498">
                  <c:v>0.86479334179506118</c:v>
                </c:pt>
                <c:pt idx="499">
                  <c:v>0.86479334179506118</c:v>
                </c:pt>
              </c:numCache>
            </c:numRef>
          </c:yVal>
          <c:smooth val="0"/>
          <c:extLst>
            <c:ext xmlns:c16="http://schemas.microsoft.com/office/drawing/2014/chart" uri="{C3380CC4-5D6E-409C-BE32-E72D297353CC}">
              <c16:uniqueId val="{00000005-11CE-455A-99C1-575223E0969E}"/>
            </c:ext>
          </c:extLst>
        </c:ser>
        <c:ser>
          <c:idx val="6"/>
          <c:order val="6"/>
          <c:tx>
            <c:strRef>
              <c:f>実験2計算_AVE!$BI$2</c:f>
              <c:strCache>
                <c:ptCount val="1"/>
                <c:pt idx="0">
                  <c:v>b=0.6</c:v>
                </c:pt>
              </c:strCache>
            </c:strRef>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実験2計算_AVE!$BI$3:$BI$502</c:f>
              <c:numCache>
                <c:formatCode>General</c:formatCode>
                <c:ptCount val="500"/>
                <c:pt idx="0">
                  <c:v>0</c:v>
                </c:pt>
                <c:pt idx="1">
                  <c:v>5.1854497343353468E-6</c:v>
                </c:pt>
                <c:pt idx="2">
                  <c:v>6.0447347118928999E-6</c:v>
                </c:pt>
                <c:pt idx="3">
                  <c:v>6.6475901309240029E-6</c:v>
                </c:pt>
                <c:pt idx="4">
                  <c:v>3.7221853428013698E-5</c:v>
                </c:pt>
                <c:pt idx="5">
                  <c:v>1.2526501949920677E-4</c:v>
                </c:pt>
                <c:pt idx="6">
                  <c:v>3.3693900965864017E-4</c:v>
                </c:pt>
                <c:pt idx="7">
                  <c:v>3.9817117918490227E-4</c:v>
                </c:pt>
                <c:pt idx="8">
                  <c:v>6.0483983723033955E-4</c:v>
                </c:pt>
                <c:pt idx="9">
                  <c:v>8.2543646592556173E-4</c:v>
                </c:pt>
                <c:pt idx="10">
                  <c:v>1.0863342002020932E-3</c:v>
                </c:pt>
                <c:pt idx="11">
                  <c:v>1.4602904399120193E-3</c:v>
                </c:pt>
                <c:pt idx="12">
                  <c:v>1.6715292832672705E-3</c:v>
                </c:pt>
                <c:pt idx="13">
                  <c:v>2.1077719371819454E-3</c:v>
                </c:pt>
                <c:pt idx="14">
                  <c:v>2.2979221205654404E-3</c:v>
                </c:pt>
                <c:pt idx="15">
                  <c:v>2.6309303027660653E-3</c:v>
                </c:pt>
                <c:pt idx="16">
                  <c:v>3.6136653859508662E-3</c:v>
                </c:pt>
                <c:pt idx="17">
                  <c:v>3.6734429615921738E-3</c:v>
                </c:pt>
                <c:pt idx="18">
                  <c:v>3.89640573635032E-3</c:v>
                </c:pt>
                <c:pt idx="19">
                  <c:v>4.3122432932245483E-3</c:v>
                </c:pt>
                <c:pt idx="20">
                  <c:v>4.4723001262602828E-3</c:v>
                </c:pt>
                <c:pt idx="21">
                  <c:v>5.0003395388063887E-3</c:v>
                </c:pt>
                <c:pt idx="22">
                  <c:v>5.2888992212211869E-3</c:v>
                </c:pt>
                <c:pt idx="23">
                  <c:v>5.8746414893837287E-3</c:v>
                </c:pt>
                <c:pt idx="24">
                  <c:v>6.4582142348148797E-3</c:v>
                </c:pt>
                <c:pt idx="25">
                  <c:v>6.726551479843846E-3</c:v>
                </c:pt>
                <c:pt idx="26">
                  <c:v>7.5031514067820252E-3</c:v>
                </c:pt>
                <c:pt idx="27">
                  <c:v>7.7447502790663047E-3</c:v>
                </c:pt>
                <c:pt idx="28">
                  <c:v>8.3049146716832768E-3</c:v>
                </c:pt>
                <c:pt idx="29">
                  <c:v>9.0130418705087444E-3</c:v>
                </c:pt>
                <c:pt idx="30">
                  <c:v>9.4642374596048198E-3</c:v>
                </c:pt>
                <c:pt idx="31">
                  <c:v>1.0116637428791458E-2</c:v>
                </c:pt>
                <c:pt idx="32">
                  <c:v>1.0750696032610797E-2</c:v>
                </c:pt>
                <c:pt idx="33">
                  <c:v>1.1414566992433815E-2</c:v>
                </c:pt>
                <c:pt idx="34">
                  <c:v>1.2610239597534247E-2</c:v>
                </c:pt>
                <c:pt idx="35">
                  <c:v>1.2856837913357082E-2</c:v>
                </c:pt>
                <c:pt idx="36">
                  <c:v>1.4016704059909858E-2</c:v>
                </c:pt>
                <c:pt idx="37">
                  <c:v>1.4298448130548319E-2</c:v>
                </c:pt>
                <c:pt idx="38">
                  <c:v>1.5026669912421792E-2</c:v>
                </c:pt>
                <c:pt idx="39">
                  <c:v>1.6039543763243302E-2</c:v>
                </c:pt>
                <c:pt idx="40">
                  <c:v>1.6589476960498433E-2</c:v>
                </c:pt>
                <c:pt idx="41">
                  <c:v>1.7406687935751963E-2</c:v>
                </c:pt>
                <c:pt idx="42">
                  <c:v>1.8242729618739531E-2</c:v>
                </c:pt>
                <c:pt idx="43">
                  <c:v>1.9060665084645351E-2</c:v>
                </c:pt>
                <c:pt idx="44">
                  <c:v>2.0420133304289108E-2</c:v>
                </c:pt>
                <c:pt idx="45">
                  <c:v>2.0776986610761293E-2</c:v>
                </c:pt>
                <c:pt idx="46">
                  <c:v>2.2120939353293151E-2</c:v>
                </c:pt>
                <c:pt idx="47">
                  <c:v>2.2565063142798155E-2</c:v>
                </c:pt>
                <c:pt idx="48">
                  <c:v>2.3492831354170445E-2</c:v>
                </c:pt>
                <c:pt idx="49">
                  <c:v>2.4603515369894417E-2</c:v>
                </c:pt>
                <c:pt idx="50">
                  <c:v>2.5427539336385648E-2</c:v>
                </c:pt>
                <c:pt idx="51">
                  <c:v>2.6439088012947465E-2</c:v>
                </c:pt>
                <c:pt idx="52">
                  <c:v>2.7484339993463659E-2</c:v>
                </c:pt>
                <c:pt idx="53">
                  <c:v>2.8570222441559892E-2</c:v>
                </c:pt>
                <c:pt idx="54">
                  <c:v>3.0686342509546865E-2</c:v>
                </c:pt>
                <c:pt idx="55">
                  <c:v>3.0817321936127046E-2</c:v>
                </c:pt>
                <c:pt idx="56">
                  <c:v>3.333088649327956E-2</c:v>
                </c:pt>
                <c:pt idx="57">
                  <c:v>3.3474291962378395E-2</c:v>
                </c:pt>
                <c:pt idx="58">
                  <c:v>3.4465648562032138E-2</c:v>
                </c:pt>
                <c:pt idx="59">
                  <c:v>3.658596698912682E-2</c:v>
                </c:pt>
                <c:pt idx="60">
                  <c:v>3.7009781350440363E-2</c:v>
                </c:pt>
                <c:pt idx="61">
                  <c:v>3.8336083684028043E-2</c:v>
                </c:pt>
                <c:pt idx="62">
                  <c:v>3.9760868437339073E-2</c:v>
                </c:pt>
                <c:pt idx="63">
                  <c:v>4.110184443788694E-2</c:v>
                </c:pt>
                <c:pt idx="64">
                  <c:v>4.2937699158201545E-2</c:v>
                </c:pt>
                <c:pt idx="65">
                  <c:v>4.3969757894742646E-2</c:v>
                </c:pt>
                <c:pt idx="66">
                  <c:v>4.5477416559552945E-2</c:v>
                </c:pt>
                <c:pt idx="67">
                  <c:v>4.7063843178351501E-2</c:v>
                </c:pt>
                <c:pt idx="68">
                  <c:v>4.8604707698745767E-2</c:v>
                </c:pt>
                <c:pt idx="69">
                  <c:v>5.0658864533387776E-2</c:v>
                </c:pt>
                <c:pt idx="70">
                  <c:v>5.1949117441606546E-2</c:v>
                </c:pt>
                <c:pt idx="71">
                  <c:v>5.3698464914110497E-2</c:v>
                </c:pt>
                <c:pt idx="72">
                  <c:v>5.5446953631119469E-2</c:v>
                </c:pt>
                <c:pt idx="73">
                  <c:v>5.7724653987150223E-2</c:v>
                </c:pt>
                <c:pt idx="74">
                  <c:v>5.9436798195737599E-2</c:v>
                </c:pt>
                <c:pt idx="75">
                  <c:v>6.1122572058628845E-2</c:v>
                </c:pt>
                <c:pt idx="76">
                  <c:v>6.3140130025686109E-2</c:v>
                </c:pt>
                <c:pt idx="77">
                  <c:v>6.5208367971782574E-2</c:v>
                </c:pt>
                <c:pt idx="78">
                  <c:v>6.7391826304548971E-2</c:v>
                </c:pt>
                <c:pt idx="79">
                  <c:v>7.0317201775597124E-2</c:v>
                </c:pt>
                <c:pt idx="80">
                  <c:v>7.2008828720480991E-2</c:v>
                </c:pt>
                <c:pt idx="81">
                  <c:v>7.4535351457511667E-2</c:v>
                </c:pt>
                <c:pt idx="82">
                  <c:v>7.6701336570063436E-2</c:v>
                </c:pt>
                <c:pt idx="83">
                  <c:v>7.9100306639560122E-2</c:v>
                </c:pt>
                <c:pt idx="84">
                  <c:v>8.2957120670204526E-2</c:v>
                </c:pt>
                <c:pt idx="85">
                  <c:v>8.4265056772325569E-2</c:v>
                </c:pt>
                <c:pt idx="86">
                  <c:v>9.0408282859356079E-2</c:v>
                </c:pt>
                <c:pt idx="87">
                  <c:v>9.0551881535111775E-2</c:v>
                </c:pt>
                <c:pt idx="88">
                  <c:v>9.2480435871841293E-2</c:v>
                </c:pt>
                <c:pt idx="89">
                  <c:v>9.6463010503292534E-2</c:v>
                </c:pt>
                <c:pt idx="90">
                  <c:v>9.8507022509819131E-2</c:v>
                </c:pt>
                <c:pt idx="91">
                  <c:v>0.10249292828094915</c:v>
                </c:pt>
                <c:pt idx="92">
                  <c:v>0.1078980590077452</c:v>
                </c:pt>
                <c:pt idx="93">
                  <c:v>0.10817916184374121</c:v>
                </c:pt>
                <c:pt idx="94">
                  <c:v>0.11306914511385301</c:v>
                </c:pt>
                <c:pt idx="95">
                  <c:v>0.11497981726152989</c:v>
                </c:pt>
                <c:pt idx="96">
                  <c:v>0.1210785079460546</c:v>
                </c:pt>
                <c:pt idx="97">
                  <c:v>0.12471635259873494</c:v>
                </c:pt>
                <c:pt idx="98">
                  <c:v>0.12598998719371543</c:v>
                </c:pt>
                <c:pt idx="99">
                  <c:v>0.13004270573168319</c:v>
                </c:pt>
                <c:pt idx="100">
                  <c:v>0.13382121652065304</c:v>
                </c:pt>
                <c:pt idx="101">
                  <c:v>0.13778099536428481</c:v>
                </c:pt>
                <c:pt idx="102">
                  <c:v>0.14334057734572611</c:v>
                </c:pt>
                <c:pt idx="103">
                  <c:v>0.14632081649760328</c:v>
                </c:pt>
                <c:pt idx="104">
                  <c:v>0.15150009378933413</c:v>
                </c:pt>
                <c:pt idx="105">
                  <c:v>0.15534540600384461</c:v>
                </c:pt>
                <c:pt idx="106">
                  <c:v>0.16031292965499835</c:v>
                </c:pt>
                <c:pt idx="107">
                  <c:v>0.16706044764467684</c:v>
                </c:pt>
                <c:pt idx="108">
                  <c:v>0.17002159743059872</c:v>
                </c:pt>
                <c:pt idx="109">
                  <c:v>0.17538156452522441</c:v>
                </c:pt>
                <c:pt idx="110">
                  <c:v>0.18077910661624891</c:v>
                </c:pt>
                <c:pt idx="111">
                  <c:v>0.18653328278650025</c:v>
                </c:pt>
                <c:pt idx="112">
                  <c:v>0.1946492716924702</c:v>
                </c:pt>
                <c:pt idx="113">
                  <c:v>0.19831290701856463</c:v>
                </c:pt>
                <c:pt idx="114">
                  <c:v>0.20800511490429274</c:v>
                </c:pt>
                <c:pt idx="115">
                  <c:v>0.21156506314480861</c:v>
                </c:pt>
                <c:pt idx="116">
                  <c:v>0.22102381033258756</c:v>
                </c:pt>
                <c:pt idx="117">
                  <c:v>0.22675213075199432</c:v>
                </c:pt>
                <c:pt idx="118">
                  <c:v>0.23040414309435522</c:v>
                </c:pt>
                <c:pt idx="119">
                  <c:v>0.23734158366692973</c:v>
                </c:pt>
                <c:pt idx="120">
                  <c:v>0.24401054665819821</c:v>
                </c:pt>
                <c:pt idx="121">
                  <c:v>0.2510449392776844</c:v>
                </c:pt>
                <c:pt idx="122">
                  <c:v>0.26031218939021722</c:v>
                </c:pt>
                <c:pt idx="123">
                  <c:v>0.26453588679554452</c:v>
                </c:pt>
                <c:pt idx="124">
                  <c:v>0.27309157268195849</c:v>
                </c:pt>
                <c:pt idx="125">
                  <c:v>0.27906740899972204</c:v>
                </c:pt>
                <c:pt idx="126">
                  <c:v>0.28679053156994344</c:v>
                </c:pt>
                <c:pt idx="127">
                  <c:v>0.29517917271759325</c:v>
                </c:pt>
                <c:pt idx="128">
                  <c:v>0.29971926621228168</c:v>
                </c:pt>
                <c:pt idx="129">
                  <c:v>0.30707492477086779</c:v>
                </c:pt>
                <c:pt idx="130">
                  <c:v>0.31431972374421652</c:v>
                </c:pt>
                <c:pt idx="131">
                  <c:v>0.32176053075776601</c:v>
                </c:pt>
                <c:pt idx="132">
                  <c:v>0.33016195949082949</c:v>
                </c:pt>
                <c:pt idx="133">
                  <c:v>0.3365230971309553</c:v>
                </c:pt>
                <c:pt idx="134">
                  <c:v>0.34504034681704654</c:v>
                </c:pt>
                <c:pt idx="135">
                  <c:v>0.35252099006416143</c:v>
                </c:pt>
                <c:pt idx="136">
                  <c:v>0.36100387251034799</c:v>
                </c:pt>
                <c:pt idx="137">
                  <c:v>0.3695907548178396</c:v>
                </c:pt>
                <c:pt idx="138">
                  <c:v>0.37534601616271257</c:v>
                </c:pt>
                <c:pt idx="139">
                  <c:v>0.38369254374433004</c:v>
                </c:pt>
                <c:pt idx="140">
                  <c:v>0.39173949789386403</c:v>
                </c:pt>
                <c:pt idx="141">
                  <c:v>0.39977281937955939</c:v>
                </c:pt>
                <c:pt idx="142">
                  <c:v>0.40974689575001494</c:v>
                </c:pt>
                <c:pt idx="143">
                  <c:v>0.41644714788971254</c:v>
                </c:pt>
                <c:pt idx="144">
                  <c:v>0.42558372604789152</c:v>
                </c:pt>
                <c:pt idx="145">
                  <c:v>0.4336193768477018</c:v>
                </c:pt>
                <c:pt idx="146">
                  <c:v>0.44510008310826121</c:v>
                </c:pt>
                <c:pt idx="147">
                  <c:v>0.45281915656974292</c:v>
                </c:pt>
                <c:pt idx="148">
                  <c:v>0.4601213326146491</c:v>
                </c:pt>
                <c:pt idx="149">
                  <c:v>0.46887967652771689</c:v>
                </c:pt>
                <c:pt idx="150">
                  <c:v>0.47790731713373041</c:v>
                </c:pt>
                <c:pt idx="151">
                  <c:v>0.487059392040954</c:v>
                </c:pt>
                <c:pt idx="152">
                  <c:v>0.49729535483393833</c:v>
                </c:pt>
                <c:pt idx="153">
                  <c:v>0.50564428555360486</c:v>
                </c:pt>
                <c:pt idx="154">
                  <c:v>0.51697370011465937</c:v>
                </c:pt>
                <c:pt idx="155">
                  <c:v>0.52422084307605765</c:v>
                </c:pt>
                <c:pt idx="156">
                  <c:v>0.53353861952836901</c:v>
                </c:pt>
                <c:pt idx="157">
                  <c:v>0.54288349520088641</c:v>
                </c:pt>
                <c:pt idx="158">
                  <c:v>0.55185174161598693</c:v>
                </c:pt>
                <c:pt idx="159">
                  <c:v>0.56148440815960143</c:v>
                </c:pt>
                <c:pt idx="160">
                  <c:v>0.57056572108612658</c:v>
                </c:pt>
                <c:pt idx="161">
                  <c:v>0.58002505654308012</c:v>
                </c:pt>
                <c:pt idx="162">
                  <c:v>0.59143352354847056</c:v>
                </c:pt>
                <c:pt idx="163">
                  <c:v>0.59894252496904654</c:v>
                </c:pt>
                <c:pt idx="164">
                  <c:v>0.60846689224996287</c:v>
                </c:pt>
                <c:pt idx="165">
                  <c:v>0.61721729913964507</c:v>
                </c:pt>
                <c:pt idx="166">
                  <c:v>0.62962944522330921</c:v>
                </c:pt>
                <c:pt idx="167">
                  <c:v>0.63546831406539461</c:v>
                </c:pt>
                <c:pt idx="168">
                  <c:v>0.64444939413339619</c:v>
                </c:pt>
                <c:pt idx="169">
                  <c:v>0.65375592506369273</c:v>
                </c:pt>
                <c:pt idx="170">
                  <c:v>0.66244763161103126</c:v>
                </c:pt>
                <c:pt idx="171">
                  <c:v>0.67120862528864988</c:v>
                </c:pt>
                <c:pt idx="172">
                  <c:v>0.68305170376765012</c:v>
                </c:pt>
                <c:pt idx="173">
                  <c:v>0.68877238024790099</c:v>
                </c:pt>
                <c:pt idx="174">
                  <c:v>0.69916656857208215</c:v>
                </c:pt>
                <c:pt idx="175">
                  <c:v>0.70567177789432023</c:v>
                </c:pt>
                <c:pt idx="176">
                  <c:v>0.71409844913057419</c:v>
                </c:pt>
                <c:pt idx="177">
                  <c:v>0.72271927136670822</c:v>
                </c:pt>
                <c:pt idx="178">
                  <c:v>0.73101069022826026</c:v>
                </c:pt>
                <c:pt idx="179">
                  <c:v>0.73962896162232461</c:v>
                </c:pt>
                <c:pt idx="180">
                  <c:v>0.75066409843219095</c:v>
                </c:pt>
                <c:pt idx="181">
                  <c:v>0.75571337904730429</c:v>
                </c:pt>
                <c:pt idx="182">
                  <c:v>0.76679774523681388</c:v>
                </c:pt>
                <c:pt idx="183">
                  <c:v>0.7718615621061099</c:v>
                </c:pt>
                <c:pt idx="184">
                  <c:v>0.78073792236305062</c:v>
                </c:pt>
                <c:pt idx="185">
                  <c:v>0.78983913125921335</c:v>
                </c:pt>
                <c:pt idx="186">
                  <c:v>0.79491238546431509</c:v>
                </c:pt>
                <c:pt idx="187">
                  <c:v>0.80285745915814499</c:v>
                </c:pt>
                <c:pt idx="188">
                  <c:v>0.80939379400575062</c:v>
                </c:pt>
                <c:pt idx="189">
                  <c:v>0.81668786637782098</c:v>
                </c:pt>
                <c:pt idx="190">
                  <c:v>0.8256268803682475</c:v>
                </c:pt>
                <c:pt idx="191">
                  <c:v>0.829903057671871</c:v>
                </c:pt>
                <c:pt idx="192">
                  <c:v>0.83668367707576519</c:v>
                </c:pt>
                <c:pt idx="193">
                  <c:v>0.84261147688725524</c:v>
                </c:pt>
                <c:pt idx="194">
                  <c:v>0.84896109744467685</c:v>
                </c:pt>
                <c:pt idx="195">
                  <c:v>0.86040618524811296</c:v>
                </c:pt>
                <c:pt idx="196">
                  <c:v>0.86067386612834829</c:v>
                </c:pt>
                <c:pt idx="197">
                  <c:v>0.86552274652897421</c:v>
                </c:pt>
                <c:pt idx="198">
                  <c:v>0.87045457590737285</c:v>
                </c:pt>
                <c:pt idx="199">
                  <c:v>0.87558934823020018</c:v>
                </c:pt>
                <c:pt idx="200">
                  <c:v>0.88178522640685364</c:v>
                </c:pt>
                <c:pt idx="201">
                  <c:v>0.88448538437327895</c:v>
                </c:pt>
                <c:pt idx="202">
                  <c:v>0.89048814655329989</c:v>
                </c:pt>
                <c:pt idx="203">
                  <c:v>0.89280961873503717</c:v>
                </c:pt>
                <c:pt idx="204">
                  <c:v>0.89778074987609435</c:v>
                </c:pt>
                <c:pt idx="205">
                  <c:v>0.90092755369304134</c:v>
                </c:pt>
                <c:pt idx="206">
                  <c:v>0.90401478432670035</c:v>
                </c:pt>
                <c:pt idx="207">
                  <c:v>0.90751841422839208</c:v>
                </c:pt>
                <c:pt idx="208">
                  <c:v>0.91072051048800373</c:v>
                </c:pt>
                <c:pt idx="209">
                  <c:v>0.91398830356554051</c:v>
                </c:pt>
                <c:pt idx="210">
                  <c:v>0.91805112875439177</c:v>
                </c:pt>
                <c:pt idx="211">
                  <c:v>0.91998807652080006</c:v>
                </c:pt>
                <c:pt idx="212">
                  <c:v>0.92298178819317578</c:v>
                </c:pt>
                <c:pt idx="213">
                  <c:v>0.92570233735827767</c:v>
                </c:pt>
                <c:pt idx="214">
                  <c:v>0.92965513929511634</c:v>
                </c:pt>
                <c:pt idx="215">
                  <c:v>0.93278868398011028</c:v>
                </c:pt>
                <c:pt idx="216">
                  <c:v>0.93371686665790088</c:v>
                </c:pt>
                <c:pt idx="217">
                  <c:v>0.93629319213424766</c:v>
                </c:pt>
                <c:pt idx="218">
                  <c:v>0.93864528469625153</c:v>
                </c:pt>
                <c:pt idx="219">
                  <c:v>0.94127885739535289</c:v>
                </c:pt>
                <c:pt idx="220">
                  <c:v>0.94491624848789646</c:v>
                </c:pt>
                <c:pt idx="221">
                  <c:v>0.94611891223194167</c:v>
                </c:pt>
                <c:pt idx="222">
                  <c:v>0.95139727360159143</c:v>
                </c:pt>
                <c:pt idx="223">
                  <c:v>0.95156959278711661</c:v>
                </c:pt>
                <c:pt idx="224">
                  <c:v>0.95260759799249928</c:v>
                </c:pt>
                <c:pt idx="225">
                  <c:v>0.95559777302646531</c:v>
                </c:pt>
                <c:pt idx="226">
                  <c:v>0.95637111947141484</c:v>
                </c:pt>
                <c:pt idx="227">
                  <c:v>0.95922966239436336</c:v>
                </c:pt>
                <c:pt idx="228">
                  <c:v>0.96024992798895192</c:v>
                </c:pt>
                <c:pt idx="229">
                  <c:v>0.96209148546741741</c:v>
                </c:pt>
                <c:pt idx="230">
                  <c:v>0.96495861874999522</c:v>
                </c:pt>
                <c:pt idx="231">
                  <c:v>0.96558613574059438</c:v>
                </c:pt>
                <c:pt idx="232">
                  <c:v>0.96816232963706128</c:v>
                </c:pt>
                <c:pt idx="233">
                  <c:v>0.96849367330993374</c:v>
                </c:pt>
                <c:pt idx="234">
                  <c:v>0.96995181521895879</c:v>
                </c:pt>
                <c:pt idx="235">
                  <c:v>0.97113251740390294</c:v>
                </c:pt>
                <c:pt idx="236">
                  <c:v>0.9721073372943706</c:v>
                </c:pt>
                <c:pt idx="237">
                  <c:v>0.97314520941661553</c:v>
                </c:pt>
                <c:pt idx="238">
                  <c:v>0.97404045323434851</c:v>
                </c:pt>
                <c:pt idx="239">
                  <c:v>0.97490250173891491</c:v>
                </c:pt>
                <c:pt idx="240">
                  <c:v>0.97598669707033381</c:v>
                </c:pt>
                <c:pt idx="241">
                  <c:v>0.97633042106816281</c:v>
                </c:pt>
                <c:pt idx="242">
                  <c:v>0.97728324477548634</c:v>
                </c:pt>
                <c:pt idx="243">
                  <c:v>0.97750454658689967</c:v>
                </c:pt>
                <c:pt idx="244">
                  <c:v>0.97804320808922363</c:v>
                </c:pt>
                <c:pt idx="245">
                  <c:v>0.97859048819418881</c:v>
                </c:pt>
                <c:pt idx="246">
                  <c:v>0.97886558359079057</c:v>
                </c:pt>
                <c:pt idx="247">
                  <c:v>0.97927139169154021</c:v>
                </c:pt>
                <c:pt idx="248">
                  <c:v>0.9794513866511112</c:v>
                </c:pt>
                <c:pt idx="249">
                  <c:v>0.97964566554054033</c:v>
                </c:pt>
                <c:pt idx="250">
                  <c:v>0.97981878478190432</c:v>
                </c:pt>
                <c:pt idx="251">
                  <c:v>0.97982608910471125</c:v>
                </c:pt>
                <c:pt idx="252">
                  <c:v>0.97969245805655647</c:v>
                </c:pt>
                <c:pt idx="253">
                  <c:v>0.9796552996762059</c:v>
                </c:pt>
                <c:pt idx="254">
                  <c:v>0.97952021708074422</c:v>
                </c:pt>
                <c:pt idx="255">
                  <c:v>0.97917953398841318</c:v>
                </c:pt>
                <c:pt idx="256">
                  <c:v>0.97890581583436354</c:v>
                </c:pt>
                <c:pt idx="257">
                  <c:v>0.97841047860466168</c:v>
                </c:pt>
                <c:pt idx="258">
                  <c:v>0.97764882635338068</c:v>
                </c:pt>
                <c:pt idx="259">
                  <c:v>0.97746801863305521</c:v>
                </c:pt>
                <c:pt idx="260">
                  <c:v>0.97635189004185763</c:v>
                </c:pt>
                <c:pt idx="261">
                  <c:v>0.97630757066065377</c:v>
                </c:pt>
                <c:pt idx="262">
                  <c:v>0.97565112740412219</c:v>
                </c:pt>
                <c:pt idx="263">
                  <c:v>0.97377850413476574</c:v>
                </c:pt>
                <c:pt idx="264">
                  <c:v>0.9737410397216909</c:v>
                </c:pt>
                <c:pt idx="265">
                  <c:v>0.97372157966915751</c:v>
                </c:pt>
                <c:pt idx="266">
                  <c:v>0.97337098572929903</c:v>
                </c:pt>
                <c:pt idx="267">
                  <c:v>0.97282315020174148</c:v>
                </c:pt>
                <c:pt idx="268">
                  <c:v>0.97197252746400586</c:v>
                </c:pt>
                <c:pt idx="269">
                  <c:v>0.97165605343657468</c:v>
                </c:pt>
                <c:pt idx="270">
                  <c:v>0.97088034372578202</c:v>
                </c:pt>
                <c:pt idx="271">
                  <c:v>0.97051584067912833</c:v>
                </c:pt>
                <c:pt idx="272">
                  <c:v>0.96981510904314794</c:v>
                </c:pt>
                <c:pt idx="273">
                  <c:v>0.96799168207722452</c:v>
                </c:pt>
                <c:pt idx="274">
                  <c:v>0.96790629346017698</c:v>
                </c:pt>
                <c:pt idx="275">
                  <c:v>0.96786931049353708</c:v>
                </c:pt>
                <c:pt idx="276">
                  <c:v>0.96718498810424791</c:v>
                </c:pt>
                <c:pt idx="277">
                  <c:v>0.96639328511411238</c:v>
                </c:pt>
                <c:pt idx="278">
                  <c:v>0.96524033036109835</c:v>
                </c:pt>
                <c:pt idx="279">
                  <c:v>0.96467267265719026</c:v>
                </c:pt>
                <c:pt idx="280">
                  <c:v>0.96361383216498064</c:v>
                </c:pt>
                <c:pt idx="281">
                  <c:v>0.96288687142597928</c:v>
                </c:pt>
                <c:pt idx="282">
                  <c:v>0.96149736024631927</c:v>
                </c:pt>
                <c:pt idx="283">
                  <c:v>0.96071278386249948</c:v>
                </c:pt>
                <c:pt idx="284">
                  <c:v>0.95984779223329597</c:v>
                </c:pt>
                <c:pt idx="285">
                  <c:v>0.95850613489667358</c:v>
                </c:pt>
                <c:pt idx="286">
                  <c:v>0.95781941381045854</c:v>
                </c:pt>
                <c:pt idx="287">
                  <c:v>0.95672940184767052</c:v>
                </c:pt>
                <c:pt idx="288">
                  <c:v>0.95534027298248836</c:v>
                </c:pt>
                <c:pt idx="289">
                  <c:v>0.95468311048069221</c:v>
                </c:pt>
                <c:pt idx="290">
                  <c:v>0.95361741044218984</c:v>
                </c:pt>
                <c:pt idx="291">
                  <c:v>0.95258502368440345</c:v>
                </c:pt>
                <c:pt idx="292">
                  <c:v>0.95114292598372219</c:v>
                </c:pt>
                <c:pt idx="293">
                  <c:v>0.95003990574419495</c:v>
                </c:pt>
                <c:pt idx="294">
                  <c:v>0.94932703264552587</c:v>
                </c:pt>
                <c:pt idx="295">
                  <c:v>0.94831601722379333</c:v>
                </c:pt>
                <c:pt idx="296">
                  <c:v>0.94728343722620723</c:v>
                </c:pt>
                <c:pt idx="297">
                  <c:v>0.94624493258171316</c:v>
                </c:pt>
                <c:pt idx="298">
                  <c:v>0.94503558875146809</c:v>
                </c:pt>
                <c:pt idx="299">
                  <c:v>0.94422612552894536</c:v>
                </c:pt>
                <c:pt idx="300">
                  <c:v>0.94323544436659468</c:v>
                </c:pt>
                <c:pt idx="301">
                  <c:v>0.94226003566309169</c:v>
                </c:pt>
                <c:pt idx="302">
                  <c:v>0.9410994409639184</c:v>
                </c:pt>
                <c:pt idx="303">
                  <c:v>0.93941533198224769</c:v>
                </c:pt>
                <c:pt idx="304">
                  <c:v>0.93932901792320789</c:v>
                </c:pt>
                <c:pt idx="305">
                  <c:v>0.93846536084010168</c:v>
                </c:pt>
                <c:pt idx="306">
                  <c:v>0.93755352911183354</c:v>
                </c:pt>
                <c:pt idx="307">
                  <c:v>0.93665793023803579</c:v>
                </c:pt>
                <c:pt idx="308">
                  <c:v>0.935751147764462</c:v>
                </c:pt>
                <c:pt idx="309">
                  <c:v>0.93485498506337361</c:v>
                </c:pt>
                <c:pt idx="310">
                  <c:v>0.93399294297932878</c:v>
                </c:pt>
                <c:pt idx="311">
                  <c:v>0.93312749978284482</c:v>
                </c:pt>
                <c:pt idx="312">
                  <c:v>0.93215942768950899</c:v>
                </c:pt>
                <c:pt idx="313">
                  <c:v>0.93042840645503788</c:v>
                </c:pt>
                <c:pt idx="314">
                  <c:v>0.93028795796319963</c:v>
                </c:pt>
                <c:pt idx="315">
                  <c:v>0.92934859732428587</c:v>
                </c:pt>
                <c:pt idx="316">
                  <c:v>0.92836255540797441</c:v>
                </c:pt>
                <c:pt idx="317">
                  <c:v>0.92732596376283516</c:v>
                </c:pt>
                <c:pt idx="318">
                  <c:v>0.9262372437006634</c:v>
                </c:pt>
                <c:pt idx="319">
                  <c:v>0.92513090860215474</c:v>
                </c:pt>
                <c:pt idx="320">
                  <c:v>0.92410965104804954</c:v>
                </c:pt>
                <c:pt idx="321">
                  <c:v>0.9230194306198668</c:v>
                </c:pt>
                <c:pt idx="322">
                  <c:v>0.9218758430790599</c:v>
                </c:pt>
                <c:pt idx="323">
                  <c:v>0.92054224620035507</c:v>
                </c:pt>
                <c:pt idx="324">
                  <c:v>0.91977336421891531</c:v>
                </c:pt>
                <c:pt idx="325">
                  <c:v>0.91841041424694858</c:v>
                </c:pt>
                <c:pt idx="326">
                  <c:v>0.91773434167046242</c:v>
                </c:pt>
                <c:pt idx="327">
                  <c:v>0.91678473079479272</c:v>
                </c:pt>
                <c:pt idx="328">
                  <c:v>0.91550341777804833</c:v>
                </c:pt>
                <c:pt idx="329">
                  <c:v>0.91488959926760938</c:v>
                </c:pt>
                <c:pt idx="330">
                  <c:v>0.91385837895481159</c:v>
                </c:pt>
                <c:pt idx="331">
                  <c:v>0.91305225379574373</c:v>
                </c:pt>
                <c:pt idx="332">
                  <c:v>0.9121653301573639</c:v>
                </c:pt>
                <c:pt idx="333">
                  <c:v>0.91121360405240426</c:v>
                </c:pt>
                <c:pt idx="334">
                  <c:v>0.91047005883953025</c:v>
                </c:pt>
                <c:pt idx="335">
                  <c:v>0.90960465301461835</c:v>
                </c:pt>
                <c:pt idx="336">
                  <c:v>0.90847371276124511</c:v>
                </c:pt>
                <c:pt idx="337">
                  <c:v>0.90808622361473512</c:v>
                </c:pt>
                <c:pt idx="338">
                  <c:v>0.90715566598021691</c:v>
                </c:pt>
                <c:pt idx="339">
                  <c:v>0.90649417942467492</c:v>
                </c:pt>
                <c:pt idx="340">
                  <c:v>0.90562193219809883</c:v>
                </c:pt>
                <c:pt idx="341">
                  <c:v>0.90442611694676833</c:v>
                </c:pt>
                <c:pt idx="342">
                  <c:v>0.90426635440488845</c:v>
                </c:pt>
                <c:pt idx="343">
                  <c:v>0.90283445221881176</c:v>
                </c:pt>
                <c:pt idx="344">
                  <c:v>0.90278757355955774</c:v>
                </c:pt>
                <c:pt idx="345">
                  <c:v>0.9024186228096206</c:v>
                </c:pt>
                <c:pt idx="346">
                  <c:v>0.90140299433470872</c:v>
                </c:pt>
                <c:pt idx="347">
                  <c:v>0.90110152049103098</c:v>
                </c:pt>
                <c:pt idx="348">
                  <c:v>0.9002805385205046</c:v>
                </c:pt>
                <c:pt idx="349">
                  <c:v>0.89977213802894185</c:v>
                </c:pt>
                <c:pt idx="350">
                  <c:v>0.89901526769079354</c:v>
                </c:pt>
                <c:pt idx="351">
                  <c:v>0.89794799586517349</c:v>
                </c:pt>
                <c:pt idx="352">
                  <c:v>0.89779097527821838</c:v>
                </c:pt>
                <c:pt idx="353">
                  <c:v>0.89563316396058112</c:v>
                </c:pt>
                <c:pt idx="354">
                  <c:v>0.89555140326946714</c:v>
                </c:pt>
                <c:pt idx="355">
                  <c:v>0.89548581610812417</c:v>
                </c:pt>
                <c:pt idx="356">
                  <c:v>0.8947892345944557</c:v>
                </c:pt>
                <c:pt idx="357">
                  <c:v>0.89431583731927655</c:v>
                </c:pt>
                <c:pt idx="358">
                  <c:v>0.89359432256971683</c:v>
                </c:pt>
                <c:pt idx="359">
                  <c:v>0.89289779292578331</c:v>
                </c:pt>
                <c:pt idx="360">
                  <c:v>0.89172774790957321</c:v>
                </c:pt>
                <c:pt idx="361">
                  <c:v>0.8909124685893991</c:v>
                </c:pt>
                <c:pt idx="362">
                  <c:v>0.8908135448254404</c:v>
                </c:pt>
                <c:pt idx="363">
                  <c:v>0.88897444451327856</c:v>
                </c:pt>
                <c:pt idx="364">
                  <c:v>0.88892706559639678</c:v>
                </c:pt>
                <c:pt idx="365">
                  <c:v>0.88854150481607652</c:v>
                </c:pt>
                <c:pt idx="366">
                  <c:v>0.88762327394440232</c:v>
                </c:pt>
                <c:pt idx="367">
                  <c:v>0.88720513872736029</c:v>
                </c:pt>
                <c:pt idx="368">
                  <c:v>0.88645988579397195</c:v>
                </c:pt>
                <c:pt idx="369">
                  <c:v>0.88582339933013721</c:v>
                </c:pt>
                <c:pt idx="370">
                  <c:v>0.88520938376689051</c:v>
                </c:pt>
                <c:pt idx="371">
                  <c:v>0.88422702266352826</c:v>
                </c:pt>
                <c:pt idx="372">
                  <c:v>0.88392749908905899</c:v>
                </c:pt>
                <c:pt idx="373">
                  <c:v>0.88258562276779051</c:v>
                </c:pt>
                <c:pt idx="374">
                  <c:v>0.88254234968354273</c:v>
                </c:pt>
                <c:pt idx="375">
                  <c:v>0.88208797691151919</c:v>
                </c:pt>
                <c:pt idx="376">
                  <c:v>0.8812414288941286</c:v>
                </c:pt>
                <c:pt idx="377">
                  <c:v>0.88087352072755076</c:v>
                </c:pt>
                <c:pt idx="378">
                  <c:v>0.880084008382092</c:v>
                </c:pt>
                <c:pt idx="379">
                  <c:v>0.87968572801534617</c:v>
                </c:pt>
                <c:pt idx="380">
                  <c:v>0.87916625281120886</c:v>
                </c:pt>
                <c:pt idx="381">
                  <c:v>0.87829784026592339</c:v>
                </c:pt>
                <c:pt idx="382">
                  <c:v>0.87807657939640604</c:v>
                </c:pt>
                <c:pt idx="383">
                  <c:v>0.87671998787427419</c:v>
                </c:pt>
                <c:pt idx="384">
                  <c:v>0.8766409679111935</c:v>
                </c:pt>
                <c:pt idx="385">
                  <c:v>0.87632421739641153</c:v>
                </c:pt>
                <c:pt idx="386">
                  <c:v>0.87600361131182047</c:v>
                </c:pt>
                <c:pt idx="387">
                  <c:v>0.87569655768037713</c:v>
                </c:pt>
                <c:pt idx="388">
                  <c:v>0.87525523010569317</c:v>
                </c:pt>
                <c:pt idx="389">
                  <c:v>0.87478982419780782</c:v>
                </c:pt>
                <c:pt idx="390">
                  <c:v>0.87432830091529501</c:v>
                </c:pt>
                <c:pt idx="391">
                  <c:v>0.87344553580795292</c:v>
                </c:pt>
                <c:pt idx="392">
                  <c:v>0.87342141300235698</c:v>
                </c:pt>
                <c:pt idx="393">
                  <c:v>0.87298433493204652</c:v>
                </c:pt>
                <c:pt idx="394">
                  <c:v>0.87254455785583829</c:v>
                </c:pt>
                <c:pt idx="395">
                  <c:v>0.87210442276066624</c:v>
                </c:pt>
                <c:pt idx="396">
                  <c:v>0.87151842787054379</c:v>
                </c:pt>
                <c:pt idx="397">
                  <c:v>0.87119435983477689</c:v>
                </c:pt>
                <c:pt idx="398">
                  <c:v>0.87071591912322865</c:v>
                </c:pt>
                <c:pt idx="399">
                  <c:v>0.87002934958239819</c:v>
                </c:pt>
                <c:pt idx="400">
                  <c:v>0.86989958402461942</c:v>
                </c:pt>
                <c:pt idx="401">
                  <c:v>0.86922551467180642</c:v>
                </c:pt>
                <c:pt idx="402">
                  <c:v>0.86903264184774653</c:v>
                </c:pt>
                <c:pt idx="403">
                  <c:v>0.86807108526000665</c:v>
                </c:pt>
                <c:pt idx="404">
                  <c:v>0.86804980785279573</c:v>
                </c:pt>
                <c:pt idx="405">
                  <c:v>0.86784225623218259</c:v>
                </c:pt>
                <c:pt idx="406">
                  <c:v>0.86749428851045884</c:v>
                </c:pt>
                <c:pt idx="407">
                  <c:v>0.86726328621200643</c:v>
                </c:pt>
                <c:pt idx="408">
                  <c:v>0.86695350945227001</c:v>
                </c:pt>
                <c:pt idx="409">
                  <c:v>0.86650523075001429</c:v>
                </c:pt>
                <c:pt idx="410">
                  <c:v>0.86646040784355483</c:v>
                </c:pt>
                <c:pt idx="411">
                  <c:v>0.86583705431114366</c:v>
                </c:pt>
                <c:pt idx="412">
                  <c:v>0.86582542751510894</c:v>
                </c:pt>
                <c:pt idx="413">
                  <c:v>0.86569984898475993</c:v>
                </c:pt>
                <c:pt idx="414">
                  <c:v>0.86548510088175845</c:v>
                </c:pt>
                <c:pt idx="415">
                  <c:v>0.86541854980902266</c:v>
                </c:pt>
                <c:pt idx="416">
                  <c:v>0.86522926398889244</c:v>
                </c:pt>
                <c:pt idx="417">
                  <c:v>0.86514335009656418</c:v>
                </c:pt>
                <c:pt idx="418">
                  <c:v>0.86514335009656418</c:v>
                </c:pt>
                <c:pt idx="419">
                  <c:v>0.86514335009656418</c:v>
                </c:pt>
                <c:pt idx="420">
                  <c:v>0.86514335009656418</c:v>
                </c:pt>
                <c:pt idx="421">
                  <c:v>0.86514335009656418</c:v>
                </c:pt>
                <c:pt idx="422">
                  <c:v>0.86514335009656418</c:v>
                </c:pt>
                <c:pt idx="423">
                  <c:v>0.86514335009656418</c:v>
                </c:pt>
                <c:pt idx="424">
                  <c:v>0.86514335009656418</c:v>
                </c:pt>
                <c:pt idx="425">
                  <c:v>0.86514335009656418</c:v>
                </c:pt>
                <c:pt idx="426">
                  <c:v>0.86514335009656418</c:v>
                </c:pt>
                <c:pt idx="427">
                  <c:v>0.86514335009656418</c:v>
                </c:pt>
                <c:pt idx="428">
                  <c:v>0.86514335009656418</c:v>
                </c:pt>
                <c:pt idx="429">
                  <c:v>0.86514335009656418</c:v>
                </c:pt>
                <c:pt idx="430">
                  <c:v>0.86514335009656418</c:v>
                </c:pt>
                <c:pt idx="431">
                  <c:v>0.86514335009656418</c:v>
                </c:pt>
                <c:pt idx="432">
                  <c:v>0.86514335009656418</c:v>
                </c:pt>
                <c:pt idx="433">
                  <c:v>0.86514335009656418</c:v>
                </c:pt>
                <c:pt idx="434">
                  <c:v>0.86514335009656418</c:v>
                </c:pt>
                <c:pt idx="435">
                  <c:v>0.86514335009656418</c:v>
                </c:pt>
                <c:pt idx="436">
                  <c:v>0.86514335009656418</c:v>
                </c:pt>
                <c:pt idx="437">
                  <c:v>0.86514335009656418</c:v>
                </c:pt>
                <c:pt idx="438">
                  <c:v>0.86514335009656418</c:v>
                </c:pt>
                <c:pt idx="439">
                  <c:v>0.86514335009656418</c:v>
                </c:pt>
                <c:pt idx="440">
                  <c:v>0.86514335009656418</c:v>
                </c:pt>
                <c:pt idx="441">
                  <c:v>0.86514335009656418</c:v>
                </c:pt>
                <c:pt idx="442">
                  <c:v>0.86514335009656418</c:v>
                </c:pt>
                <c:pt idx="443">
                  <c:v>0.86514335009656418</c:v>
                </c:pt>
                <c:pt idx="444">
                  <c:v>0.86514335009656418</c:v>
                </c:pt>
                <c:pt idx="445">
                  <c:v>0.86514335009656418</c:v>
                </c:pt>
                <c:pt idx="446">
                  <c:v>0.86514335009656418</c:v>
                </c:pt>
                <c:pt idx="447">
                  <c:v>0.86514335009656418</c:v>
                </c:pt>
                <c:pt idx="448">
                  <c:v>0.86514335009656418</c:v>
                </c:pt>
                <c:pt idx="449">
                  <c:v>0.86514335009656418</c:v>
                </c:pt>
                <c:pt idx="450">
                  <c:v>0.86514335009656418</c:v>
                </c:pt>
                <c:pt idx="451">
                  <c:v>0.86514335009656418</c:v>
                </c:pt>
                <c:pt idx="452">
                  <c:v>0.86514335009656418</c:v>
                </c:pt>
                <c:pt idx="453">
                  <c:v>0.86514335009656418</c:v>
                </c:pt>
                <c:pt idx="454">
                  <c:v>0.86514335009656418</c:v>
                </c:pt>
                <c:pt idx="455">
                  <c:v>0.86514335009656418</c:v>
                </c:pt>
                <c:pt idx="456">
                  <c:v>0.86514335009656418</c:v>
                </c:pt>
                <c:pt idx="457">
                  <c:v>0.86514335009656418</c:v>
                </c:pt>
                <c:pt idx="458">
                  <c:v>0.86514335009656418</c:v>
                </c:pt>
                <c:pt idx="459">
                  <c:v>0.86514335009656418</c:v>
                </c:pt>
                <c:pt idx="460">
                  <c:v>0.86514335009656418</c:v>
                </c:pt>
                <c:pt idx="461">
                  <c:v>0.86514335009656418</c:v>
                </c:pt>
                <c:pt idx="462">
                  <c:v>0.86514335009656418</c:v>
                </c:pt>
                <c:pt idx="463">
                  <c:v>0.86514335009656418</c:v>
                </c:pt>
                <c:pt idx="464">
                  <c:v>0.86514335009656418</c:v>
                </c:pt>
                <c:pt idx="465">
                  <c:v>0.86514335009656418</c:v>
                </c:pt>
                <c:pt idx="466">
                  <c:v>0.86514335009656418</c:v>
                </c:pt>
                <c:pt idx="467">
                  <c:v>0.86514335009656418</c:v>
                </c:pt>
                <c:pt idx="468">
                  <c:v>0.86514335009656418</c:v>
                </c:pt>
                <c:pt idx="469">
                  <c:v>0.86514335009656418</c:v>
                </c:pt>
                <c:pt idx="470">
                  <c:v>0.86514335009656418</c:v>
                </c:pt>
                <c:pt idx="471">
                  <c:v>0.86514335009656418</c:v>
                </c:pt>
                <c:pt idx="472">
                  <c:v>0.86514335009656418</c:v>
                </c:pt>
                <c:pt idx="473">
                  <c:v>0.86514335009656418</c:v>
                </c:pt>
                <c:pt idx="474">
                  <c:v>0.86514335009656418</c:v>
                </c:pt>
                <c:pt idx="475">
                  <c:v>0.86514335009656418</c:v>
                </c:pt>
                <c:pt idx="476">
                  <c:v>0.86514335009656418</c:v>
                </c:pt>
                <c:pt idx="477">
                  <c:v>0.86514335009656418</c:v>
                </c:pt>
                <c:pt idx="478">
                  <c:v>0.86514335009656418</c:v>
                </c:pt>
                <c:pt idx="479">
                  <c:v>0.86514335009656418</c:v>
                </c:pt>
                <c:pt idx="480">
                  <c:v>0.86514335009656418</c:v>
                </c:pt>
                <c:pt idx="481">
                  <c:v>0.86514335009656418</c:v>
                </c:pt>
                <c:pt idx="482">
                  <c:v>0.86514335009656418</c:v>
                </c:pt>
                <c:pt idx="483">
                  <c:v>0.86514335009656418</c:v>
                </c:pt>
                <c:pt idx="484">
                  <c:v>0.86514335009656418</c:v>
                </c:pt>
                <c:pt idx="485">
                  <c:v>0.86514335009656418</c:v>
                </c:pt>
                <c:pt idx="486">
                  <c:v>0.86514335009656418</c:v>
                </c:pt>
                <c:pt idx="487">
                  <c:v>0.86514335009656418</c:v>
                </c:pt>
                <c:pt idx="488">
                  <c:v>0.86514335009656418</c:v>
                </c:pt>
                <c:pt idx="489">
                  <c:v>0.86514335009656418</c:v>
                </c:pt>
                <c:pt idx="490">
                  <c:v>0.86514335009656418</c:v>
                </c:pt>
                <c:pt idx="491">
                  <c:v>0.86514335009656418</c:v>
                </c:pt>
                <c:pt idx="492">
                  <c:v>0.86514335009656418</c:v>
                </c:pt>
                <c:pt idx="493">
                  <c:v>0.86514335009656418</c:v>
                </c:pt>
                <c:pt idx="494">
                  <c:v>0.86514335009656418</c:v>
                </c:pt>
                <c:pt idx="495">
                  <c:v>0.86514335009656418</c:v>
                </c:pt>
                <c:pt idx="496">
                  <c:v>0.86514335009656418</c:v>
                </c:pt>
                <c:pt idx="497">
                  <c:v>0.86514335009656418</c:v>
                </c:pt>
                <c:pt idx="498">
                  <c:v>0.86514335009656418</c:v>
                </c:pt>
                <c:pt idx="499">
                  <c:v>0.86514335009656418</c:v>
                </c:pt>
              </c:numCache>
            </c:numRef>
          </c:yVal>
          <c:smooth val="0"/>
          <c:extLst>
            <c:ext xmlns:c16="http://schemas.microsoft.com/office/drawing/2014/chart" uri="{C3380CC4-5D6E-409C-BE32-E72D297353CC}">
              <c16:uniqueId val="{00000006-11CE-455A-99C1-575223E0969E}"/>
            </c:ext>
          </c:extLst>
        </c:ser>
        <c:ser>
          <c:idx val="7"/>
          <c:order val="7"/>
          <c:tx>
            <c:strRef>
              <c:f>実験2計算_AVE!$BJ$2</c:f>
              <c:strCache>
                <c:ptCount val="1"/>
                <c:pt idx="0">
                  <c:v>b=0.7</c:v>
                </c:pt>
              </c:strCache>
            </c:strRef>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実験2計算_AVE!$BJ$3:$BJ$502</c:f>
              <c:numCache>
                <c:formatCode>General</c:formatCode>
                <c:ptCount val="500"/>
                <c:pt idx="0">
                  <c:v>0</c:v>
                </c:pt>
                <c:pt idx="1">
                  <c:v>4.8529542542053464E-6</c:v>
                </c:pt>
                <c:pt idx="2">
                  <c:v>5.6587532243128996E-6</c:v>
                </c:pt>
                <c:pt idx="3">
                  <c:v>6.2266531885665025E-6</c:v>
                </c:pt>
                <c:pt idx="4">
                  <c:v>3.5863887739856193E-5</c:v>
                </c:pt>
                <c:pt idx="5">
                  <c:v>1.2230028013388928E-4</c:v>
                </c:pt>
                <c:pt idx="6">
                  <c:v>3.3245630067875269E-4</c:v>
                </c:pt>
                <c:pt idx="7">
                  <c:v>3.9361770998267483E-4</c:v>
                </c:pt>
                <c:pt idx="8">
                  <c:v>6.0022625074049459E-4</c:v>
                </c:pt>
                <c:pt idx="9">
                  <c:v>8.2080208122369176E-4</c:v>
                </c:pt>
                <c:pt idx="10">
                  <c:v>1.0822708799417356E-3</c:v>
                </c:pt>
                <c:pt idx="11">
                  <c:v>1.458045214849454E-3</c:v>
                </c:pt>
                <c:pt idx="12">
                  <c:v>1.6703759004164126E-3</c:v>
                </c:pt>
                <c:pt idx="13">
                  <c:v>2.1087283663123748E-3</c:v>
                </c:pt>
                <c:pt idx="14">
                  <c:v>2.299892954615735E-3</c:v>
                </c:pt>
                <c:pt idx="15">
                  <c:v>2.6347908248098096E-3</c:v>
                </c:pt>
                <c:pt idx="16">
                  <c:v>3.6214866602510601E-3</c:v>
                </c:pt>
                <c:pt idx="17">
                  <c:v>3.6814200019942827E-3</c:v>
                </c:pt>
                <c:pt idx="18">
                  <c:v>3.9051097186437967E-3</c:v>
                </c:pt>
                <c:pt idx="19">
                  <c:v>4.3225481948704746E-3</c:v>
                </c:pt>
                <c:pt idx="20">
                  <c:v>4.4831501433278288E-3</c:v>
                </c:pt>
                <c:pt idx="21">
                  <c:v>5.0119723895369018E-3</c:v>
                </c:pt>
                <c:pt idx="22">
                  <c:v>5.3003908445766607E-3</c:v>
                </c:pt>
                <c:pt idx="23">
                  <c:v>5.885401110969443E-3</c:v>
                </c:pt>
                <c:pt idx="24">
                  <c:v>6.468482602992669E-3</c:v>
                </c:pt>
                <c:pt idx="25">
                  <c:v>6.7367835196425951E-3</c:v>
                </c:pt>
                <c:pt idx="26">
                  <c:v>7.513341322946494E-3</c:v>
                </c:pt>
                <c:pt idx="27">
                  <c:v>7.7549224796491486E-3</c:v>
                </c:pt>
                <c:pt idx="28">
                  <c:v>8.3150210465131203E-3</c:v>
                </c:pt>
                <c:pt idx="29">
                  <c:v>9.0229758530655877E-3</c:v>
                </c:pt>
                <c:pt idx="30">
                  <c:v>9.4740441701866539E-3</c:v>
                </c:pt>
                <c:pt idx="31">
                  <c:v>1.0126326442164001E-2</c:v>
                </c:pt>
                <c:pt idx="32">
                  <c:v>1.076030539484297E-2</c:v>
                </c:pt>
                <c:pt idx="33">
                  <c:v>1.142410063190278E-2</c:v>
                </c:pt>
                <c:pt idx="34">
                  <c:v>1.2620164760647899E-2</c:v>
                </c:pt>
                <c:pt idx="35">
                  <c:v>1.2866952983872373E-2</c:v>
                </c:pt>
                <c:pt idx="36">
                  <c:v>1.4027757132939363E-2</c:v>
                </c:pt>
                <c:pt idx="37">
                  <c:v>1.4309713608870791E-2</c:v>
                </c:pt>
                <c:pt idx="38">
                  <c:v>1.5038427725444864E-2</c:v>
                </c:pt>
                <c:pt idx="39">
                  <c:v>1.6052147512538292E-2</c:v>
                </c:pt>
                <c:pt idx="40">
                  <c:v>1.6602706373976664E-2</c:v>
                </c:pt>
                <c:pt idx="41">
                  <c:v>1.7420939370935973E-2</c:v>
                </c:pt>
                <c:pt idx="42">
                  <c:v>1.8257906002253563E-2</c:v>
                </c:pt>
                <c:pt idx="43">
                  <c:v>1.9076388294867765E-2</c:v>
                </c:pt>
                <c:pt idx="44">
                  <c:v>2.0436004505722645E-2</c:v>
                </c:pt>
                <c:pt idx="45">
                  <c:v>2.0792811678225859E-2</c:v>
                </c:pt>
                <c:pt idx="46">
                  <c:v>2.2136743003655715E-2</c:v>
                </c:pt>
                <c:pt idx="47">
                  <c:v>2.2580884429476221E-2</c:v>
                </c:pt>
                <c:pt idx="48">
                  <c:v>2.3508641036276662E-2</c:v>
                </c:pt>
                <c:pt idx="49">
                  <c:v>2.4619172345012257E-2</c:v>
                </c:pt>
                <c:pt idx="50">
                  <c:v>2.5442830742344512E-2</c:v>
                </c:pt>
                <c:pt idx="51">
                  <c:v>2.6453552519515151E-2</c:v>
                </c:pt>
                <c:pt idx="52">
                  <c:v>2.7497742046125706E-2</c:v>
                </c:pt>
                <c:pt idx="53">
                  <c:v>2.858238592335197E-2</c:v>
                </c:pt>
                <c:pt idx="54">
                  <c:v>3.0695612229436894E-2</c:v>
                </c:pt>
                <c:pt idx="55">
                  <c:v>3.0826396704871604E-2</c:v>
                </c:pt>
                <c:pt idx="56">
                  <c:v>3.3336857419829238E-2</c:v>
                </c:pt>
                <c:pt idx="57">
                  <c:v>3.3480120882024476E-2</c:v>
                </c:pt>
                <c:pt idx="58">
                  <c:v>3.4470569346315115E-2</c:v>
                </c:pt>
                <c:pt idx="59">
                  <c:v>3.6589227986735952E-2</c:v>
                </c:pt>
                <c:pt idx="60">
                  <c:v>3.7012740441412E-2</c:v>
                </c:pt>
                <c:pt idx="61">
                  <c:v>3.8338114033556962E-2</c:v>
                </c:pt>
                <c:pt idx="62">
                  <c:v>3.9761922313437698E-2</c:v>
                </c:pt>
                <c:pt idx="63">
                  <c:v>4.1101871460249517E-2</c:v>
                </c:pt>
                <c:pt idx="64">
                  <c:v>4.2935771301457398E-2</c:v>
                </c:pt>
                <c:pt idx="65">
                  <c:v>4.3966452062426262E-2</c:v>
                </c:pt>
                <c:pt idx="66">
                  <c:v>4.5471930387165453E-2</c:v>
                </c:pt>
                <c:pt idx="67">
                  <c:v>4.7055769321486557E-2</c:v>
                </c:pt>
                <c:pt idx="68">
                  <c:v>4.8593819304629721E-2</c:v>
                </c:pt>
                <c:pt idx="69">
                  <c:v>5.0644294168159576E-2</c:v>
                </c:pt>
                <c:pt idx="70">
                  <c:v>5.1932380155841895E-2</c:v>
                </c:pt>
                <c:pt idx="71">
                  <c:v>5.3678872749371748E-2</c:v>
                </c:pt>
                <c:pt idx="72">
                  <c:v>5.5424573641560858E-2</c:v>
                </c:pt>
                <c:pt idx="73">
                  <c:v>5.7698193601246998E-2</c:v>
                </c:pt>
                <c:pt idx="74">
                  <c:v>5.9406764644402608E-2</c:v>
                </c:pt>
                <c:pt idx="75">
                  <c:v>6.1088879496176217E-2</c:v>
                </c:pt>
                <c:pt idx="76">
                  <c:v>6.3102014815665103E-2</c:v>
                </c:pt>
                <c:pt idx="77">
                  <c:v>6.5165718722557109E-2</c:v>
                </c:pt>
                <c:pt idx="78">
                  <c:v>6.7344626355069104E-2</c:v>
                </c:pt>
                <c:pt idx="79">
                  <c:v>7.0263895965904849E-2</c:v>
                </c:pt>
                <c:pt idx="80">
                  <c:v>7.195176652092819E-2</c:v>
                </c:pt>
                <c:pt idx="81">
                  <c:v>7.4472602740083368E-2</c:v>
                </c:pt>
                <c:pt idx="82">
                  <c:v>7.6633889572454289E-2</c:v>
                </c:pt>
                <c:pt idx="83">
                  <c:v>7.90277655912838E-2</c:v>
                </c:pt>
                <c:pt idx="84">
                  <c:v>8.2875968131845099E-2</c:v>
                </c:pt>
                <c:pt idx="85">
                  <c:v>8.4180852459402891E-2</c:v>
                </c:pt>
                <c:pt idx="86">
                  <c:v>9.0310523541983628E-2</c:v>
                </c:pt>
                <c:pt idx="87">
                  <c:v>9.0453823110312831E-2</c:v>
                </c:pt>
                <c:pt idx="88">
                  <c:v>9.237826650988086E-2</c:v>
                </c:pt>
                <c:pt idx="89">
                  <c:v>9.6352023151441979E-2</c:v>
                </c:pt>
                <c:pt idx="90">
                  <c:v>9.8391508585560977E-2</c:v>
                </c:pt>
                <c:pt idx="91">
                  <c:v>0.1023688486795666</c:v>
                </c:pt>
                <c:pt idx="92">
                  <c:v>0.10776264967756047</c:v>
                </c:pt>
                <c:pt idx="93">
                  <c:v>0.10804316937473273</c:v>
                </c:pt>
                <c:pt idx="94">
                  <c:v>0.11292304631824239</c:v>
                </c:pt>
                <c:pt idx="95">
                  <c:v>0.11482979602395009</c:v>
                </c:pt>
                <c:pt idx="96">
                  <c:v>0.12091574174995301</c:v>
                </c:pt>
                <c:pt idx="97">
                  <c:v>0.1245456897358493</c:v>
                </c:pt>
                <c:pt idx="98">
                  <c:v>0.12581651590882248</c:v>
                </c:pt>
                <c:pt idx="99">
                  <c:v>0.12986030182452676</c:v>
                </c:pt>
                <c:pt idx="100">
                  <c:v>0.13363034287391989</c:v>
                </c:pt>
                <c:pt idx="101">
                  <c:v>0.13758095878299345</c:v>
                </c:pt>
                <c:pt idx="102">
                  <c:v>0.14312714053639589</c:v>
                </c:pt>
                <c:pt idx="103">
                  <c:v>0.14609990262893349</c:v>
                </c:pt>
                <c:pt idx="104">
                  <c:v>0.15126551022585716</c:v>
                </c:pt>
                <c:pt idx="105">
                  <c:v>0.15509988559652055</c:v>
                </c:pt>
                <c:pt idx="106">
                  <c:v>0.16005211213642379</c:v>
                </c:pt>
                <c:pt idx="107">
                  <c:v>0.16677784937696477</c:v>
                </c:pt>
                <c:pt idx="108">
                  <c:v>0.16972940124604094</c:v>
                </c:pt>
                <c:pt idx="109">
                  <c:v>0.17507244711609318</c:v>
                </c:pt>
                <c:pt idx="110">
                  <c:v>0.18045364991520049</c:v>
                </c:pt>
                <c:pt idx="111">
                  <c:v>0.18619118262447659</c:v>
                </c:pt>
                <c:pt idx="112">
                  <c:v>0.19428506158314574</c:v>
                </c:pt>
                <c:pt idx="113">
                  <c:v>0.19793927066338152</c:v>
                </c:pt>
                <c:pt idx="114">
                  <c:v>0.20760913741780665</c:v>
                </c:pt>
                <c:pt idx="115">
                  <c:v>0.21116196486346961</c:v>
                </c:pt>
                <c:pt idx="116">
                  <c:v>0.22060609344034646</c:v>
                </c:pt>
                <c:pt idx="117">
                  <c:v>0.22632856934640153</c:v>
                </c:pt>
                <c:pt idx="118">
                  <c:v>0.22997778536206087</c:v>
                </c:pt>
                <c:pt idx="119">
                  <c:v>0.23691122292002675</c:v>
                </c:pt>
                <c:pt idx="120">
                  <c:v>0.24357752556443207</c:v>
                </c:pt>
                <c:pt idx="121">
                  <c:v>0.25060974030350153</c:v>
                </c:pt>
                <c:pt idx="122">
                  <c:v>0.25987468771602168</c:v>
                </c:pt>
                <c:pt idx="123">
                  <c:v>0.26409754752019887</c:v>
                </c:pt>
                <c:pt idx="124">
                  <c:v>0.27265112595510332</c:v>
                </c:pt>
                <c:pt idx="125">
                  <c:v>0.27862463878784821</c:v>
                </c:pt>
                <c:pt idx="126">
                  <c:v>0.28634339167898942</c:v>
                </c:pt>
                <c:pt idx="127">
                  <c:v>0.29472621050138115</c:v>
                </c:pt>
                <c:pt idx="128">
                  <c:v>0.29926303947319238</c:v>
                </c:pt>
                <c:pt idx="129">
                  <c:v>0.30661362239726331</c:v>
                </c:pt>
                <c:pt idx="130">
                  <c:v>0.31385368331749069</c:v>
                </c:pt>
                <c:pt idx="131">
                  <c:v>0.32128949039947363</c:v>
                </c:pt>
                <c:pt idx="132">
                  <c:v>0.32968442363304312</c:v>
                </c:pt>
                <c:pt idx="133">
                  <c:v>0.33603978564567683</c:v>
                </c:pt>
                <c:pt idx="134">
                  <c:v>0.34454778486643478</c:v>
                </c:pt>
                <c:pt idx="135">
                  <c:v>0.35201925459554467</c:v>
                </c:pt>
                <c:pt idx="136">
                  <c:v>0.36049194833525666</c:v>
                </c:pt>
                <c:pt idx="137">
                  <c:v>0.36906969190503158</c:v>
                </c:pt>
                <c:pt idx="138">
                  <c:v>0.37481958883236682</c:v>
                </c:pt>
                <c:pt idx="139">
                  <c:v>0.38315924169888571</c:v>
                </c:pt>
                <c:pt idx="140">
                  <c:v>0.39120024703387013</c:v>
                </c:pt>
                <c:pt idx="141">
                  <c:v>0.39922771428642512</c:v>
                </c:pt>
                <c:pt idx="142">
                  <c:v>0.40919359268092753</c:v>
                </c:pt>
                <c:pt idx="143">
                  <c:v>0.41588741371639398</c:v>
                </c:pt>
                <c:pt idx="144">
                  <c:v>0.42501432337368267</c:v>
                </c:pt>
                <c:pt idx="145">
                  <c:v>0.43304099515006633</c:v>
                </c:pt>
                <c:pt idx="146">
                  <c:v>0.44450828979355639</c:v>
                </c:pt>
                <c:pt idx="147">
                  <c:v>0.45221838902767353</c:v>
                </c:pt>
                <c:pt idx="148">
                  <c:v>0.45951272534496129</c:v>
                </c:pt>
                <c:pt idx="149">
                  <c:v>0.46826292292733901</c:v>
                </c:pt>
                <c:pt idx="150">
                  <c:v>0.47728372004699771</c:v>
                </c:pt>
                <c:pt idx="151">
                  <c:v>0.48643039464954552</c:v>
                </c:pt>
                <c:pt idx="152">
                  <c:v>0.49666224120536195</c:v>
                </c:pt>
                <c:pt idx="153">
                  <c:v>0.50500938422650521</c:v>
                </c:pt>
                <c:pt idx="154">
                  <c:v>0.51633851792970731</c:v>
                </c:pt>
                <c:pt idx="155">
                  <c:v>0.52358644216915751</c:v>
                </c:pt>
                <c:pt idx="156">
                  <c:v>0.53290526422734297</c:v>
                </c:pt>
                <c:pt idx="157">
                  <c:v>0.54225053544210966</c:v>
                </c:pt>
                <c:pt idx="158">
                  <c:v>0.55121851343506767</c:v>
                </c:pt>
                <c:pt idx="159">
                  <c:v>0.56085081624348621</c:v>
                </c:pt>
                <c:pt idx="160">
                  <c:v>0.56993246598272218</c:v>
                </c:pt>
                <c:pt idx="161">
                  <c:v>0.57939333043120578</c:v>
                </c:pt>
                <c:pt idx="162">
                  <c:v>0.59080525574788312</c:v>
                </c:pt>
                <c:pt idx="163">
                  <c:v>0.59831748616750702</c:v>
                </c:pt>
                <c:pt idx="164">
                  <c:v>0.607847163219977</c:v>
                </c:pt>
                <c:pt idx="165">
                  <c:v>0.6166037104700538</c:v>
                </c:pt>
                <c:pt idx="166">
                  <c:v>0.62902593763629788</c:v>
                </c:pt>
                <c:pt idx="167">
                  <c:v>0.6348697565614535</c:v>
                </c:pt>
                <c:pt idx="168">
                  <c:v>0.64385835802271696</c:v>
                </c:pt>
                <c:pt idx="169">
                  <c:v>0.65317306800775909</c:v>
                </c:pt>
                <c:pt idx="170">
                  <c:v>0.66187311014474859</c:v>
                </c:pt>
                <c:pt idx="171">
                  <c:v>0.67064284965171039</c:v>
                </c:pt>
                <c:pt idx="172">
                  <c:v>0.6824979456772553</c:v>
                </c:pt>
                <c:pt idx="173">
                  <c:v>0.68822445644131758</c:v>
                </c:pt>
                <c:pt idx="174">
                  <c:v>0.6986286282705958</c:v>
                </c:pt>
                <c:pt idx="175">
                  <c:v>0.70513948199956966</c:v>
                </c:pt>
                <c:pt idx="176">
                  <c:v>0.7135729197180809</c:v>
                </c:pt>
                <c:pt idx="177">
                  <c:v>0.72220035626053924</c:v>
                </c:pt>
                <c:pt idx="178">
                  <c:v>0.73049809914441077</c:v>
                </c:pt>
                <c:pt idx="179">
                  <c:v>0.73912339643305858</c:v>
                </c:pt>
                <c:pt idx="180">
                  <c:v>0.75016941377678725</c:v>
                </c:pt>
                <c:pt idx="181">
                  <c:v>0.75522475865840921</c:v>
                </c:pt>
                <c:pt idx="182">
                  <c:v>0.76632626608433596</c:v>
                </c:pt>
                <c:pt idx="183">
                  <c:v>0.77139979705209505</c:v>
                </c:pt>
                <c:pt idx="184">
                  <c:v>0.78029528762267841</c:v>
                </c:pt>
                <c:pt idx="185">
                  <c:v>0.78941764620596866</c:v>
                </c:pt>
                <c:pt idx="186">
                  <c:v>0.79450297587025476</c:v>
                </c:pt>
                <c:pt idx="187">
                  <c:v>0.80246771695712726</c:v>
                </c:pt>
                <c:pt idx="188">
                  <c:v>0.80902143459228826</c:v>
                </c:pt>
                <c:pt idx="189">
                  <c:v>0.81633650788133871</c:v>
                </c:pt>
                <c:pt idx="190">
                  <c:v>0.82530380975633644</c:v>
                </c:pt>
                <c:pt idx="191">
                  <c:v>0.82959462043743759</c:v>
                </c:pt>
                <c:pt idx="192">
                  <c:v>0.83639995278206025</c:v>
                </c:pt>
                <c:pt idx="193">
                  <c:v>0.84235058262995643</c:v>
                </c:pt>
                <c:pt idx="194">
                  <c:v>0.84872500218123093</c:v>
                </c:pt>
                <c:pt idx="195">
                  <c:v>0.86021566212498457</c:v>
                </c:pt>
                <c:pt idx="196">
                  <c:v>0.86048443734812918</c:v>
                </c:pt>
                <c:pt idx="197">
                  <c:v>0.86535351667004279</c:v>
                </c:pt>
                <c:pt idx="198">
                  <c:v>0.8703065618799749</c:v>
                </c:pt>
                <c:pt idx="199">
                  <c:v>0.87546413364989106</c:v>
                </c:pt>
                <c:pt idx="200">
                  <c:v>0.88168870325226412</c:v>
                </c:pt>
                <c:pt idx="201">
                  <c:v>0.88440177768972217</c:v>
                </c:pt>
                <c:pt idx="202">
                  <c:v>0.89043291050771733</c:v>
                </c:pt>
                <c:pt idx="203">
                  <c:v>0.89276496100424385</c:v>
                </c:pt>
                <c:pt idx="204">
                  <c:v>0.89775800046199994</c:v>
                </c:pt>
                <c:pt idx="205">
                  <c:v>0.9009188013485484</c:v>
                </c:pt>
                <c:pt idx="206">
                  <c:v>0.90402025553771004</c:v>
                </c:pt>
                <c:pt idx="207">
                  <c:v>0.90753931155237499</c:v>
                </c:pt>
                <c:pt idx="208">
                  <c:v>0.91075385842967516</c:v>
                </c:pt>
                <c:pt idx="209">
                  <c:v>0.91403293842276223</c:v>
                </c:pt>
                <c:pt idx="210">
                  <c:v>0.91810851613822142</c:v>
                </c:pt>
                <c:pt idx="211">
                  <c:v>0.92005114474909755</c:v>
                </c:pt>
                <c:pt idx="212">
                  <c:v>0.92305368191150972</c:v>
                </c:pt>
                <c:pt idx="213">
                  <c:v>0.92578241714667309</c:v>
                </c:pt>
                <c:pt idx="214">
                  <c:v>0.92974634985713134</c:v>
                </c:pt>
                <c:pt idx="215">
                  <c:v>0.93288819981396653</c:v>
                </c:pt>
                <c:pt idx="216">
                  <c:v>0.93381887762792026</c:v>
                </c:pt>
                <c:pt idx="217">
                  <c:v>0.93640181420086821</c:v>
                </c:pt>
                <c:pt idx="218">
                  <c:v>0.93875924651654752</c:v>
                </c:pt>
                <c:pt idx="219">
                  <c:v>0.94139849394705011</c:v>
                </c:pt>
                <c:pt idx="220">
                  <c:v>0.94504527255845605</c:v>
                </c:pt>
                <c:pt idx="221">
                  <c:v>0.9462516194005044</c:v>
                </c:pt>
                <c:pt idx="222">
                  <c:v>0.95154691105589906</c:v>
                </c:pt>
                <c:pt idx="223">
                  <c:v>0.95171979186154443</c:v>
                </c:pt>
                <c:pt idx="224">
                  <c:v>0.95276106417949158</c:v>
                </c:pt>
                <c:pt idx="225">
                  <c:v>0.95575945479741864</c:v>
                </c:pt>
                <c:pt idx="226">
                  <c:v>0.95653468204616099</c:v>
                </c:pt>
                <c:pt idx="227">
                  <c:v>0.95940120510939875</c:v>
                </c:pt>
                <c:pt idx="228">
                  <c:v>0.96042504426613884</c:v>
                </c:pt>
                <c:pt idx="229">
                  <c:v>0.96227518993499184</c:v>
                </c:pt>
                <c:pt idx="230">
                  <c:v>0.96516145228175221</c:v>
                </c:pt>
                <c:pt idx="231">
                  <c:v>0.96579405047572486</c:v>
                </c:pt>
                <c:pt idx="232">
                  <c:v>0.96839241574685764</c:v>
                </c:pt>
                <c:pt idx="233">
                  <c:v>0.9687267456364026</c:v>
                </c:pt>
                <c:pt idx="234">
                  <c:v>0.97019828681264475</c:v>
                </c:pt>
                <c:pt idx="235">
                  <c:v>0.97139035795908246</c:v>
                </c:pt>
                <c:pt idx="236">
                  <c:v>0.97237511273757449</c:v>
                </c:pt>
                <c:pt idx="237">
                  <c:v>0.97342431139776386</c:v>
                </c:pt>
                <c:pt idx="238">
                  <c:v>0.97432994936155493</c:v>
                </c:pt>
                <c:pt idx="239">
                  <c:v>0.97520215722900327</c:v>
                </c:pt>
                <c:pt idx="240">
                  <c:v>0.97629867444077378</c:v>
                </c:pt>
                <c:pt idx="241">
                  <c:v>0.97664615655539266</c:v>
                </c:pt>
                <c:pt idx="242">
                  <c:v>0.97760990433931194</c:v>
                </c:pt>
                <c:pt idx="243">
                  <c:v>0.97783396888730301</c:v>
                </c:pt>
                <c:pt idx="244">
                  <c:v>0.9783799681640325</c:v>
                </c:pt>
                <c:pt idx="245">
                  <c:v>0.97893633416449388</c:v>
                </c:pt>
                <c:pt idx="246">
                  <c:v>0.97921713554516476</c:v>
                </c:pt>
                <c:pt idx="247">
                  <c:v>0.97963320509510599</c:v>
                </c:pt>
                <c:pt idx="248">
                  <c:v>0.9798188071242947</c:v>
                </c:pt>
                <c:pt idx="249">
                  <c:v>0.98002086342809203</c:v>
                </c:pt>
                <c:pt idx="250">
                  <c:v>0.98020873317495671</c:v>
                </c:pt>
                <c:pt idx="251">
                  <c:v>0.98021826118587896</c:v>
                </c:pt>
                <c:pt idx="252">
                  <c:v>0.98010521379149484</c:v>
                </c:pt>
                <c:pt idx="253">
                  <c:v>0.98007048475604597</c:v>
                </c:pt>
                <c:pt idx="254">
                  <c:v>0.979942408076523</c:v>
                </c:pt>
                <c:pt idx="255">
                  <c:v>0.97961396866071748</c:v>
                </c:pt>
                <c:pt idx="256">
                  <c:v>0.97934756498644215</c:v>
                </c:pt>
                <c:pt idx="257">
                  <c:v>0.97886194189588505</c:v>
                </c:pt>
                <c:pt idx="258">
                  <c:v>0.97810929594842921</c:v>
                </c:pt>
                <c:pt idx="259">
                  <c:v>0.97792989527839369</c:v>
                </c:pt>
                <c:pt idx="260">
                  <c:v>0.97681964435152502</c:v>
                </c:pt>
                <c:pt idx="261">
                  <c:v>0.97677547340447624</c:v>
                </c:pt>
                <c:pt idx="262">
                  <c:v>0.97612086970007317</c:v>
                </c:pt>
                <c:pt idx="263">
                  <c:v>0.97424867871121013</c:v>
                </c:pt>
                <c:pt idx="264">
                  <c:v>0.97421114630938355</c:v>
                </c:pt>
                <c:pt idx="265">
                  <c:v>0.97419165111123385</c:v>
                </c:pt>
                <c:pt idx="266">
                  <c:v>0.9738404126187904</c:v>
                </c:pt>
                <c:pt idx="267">
                  <c:v>0.97329140940503656</c:v>
                </c:pt>
                <c:pt idx="268">
                  <c:v>0.97243849988600728</c:v>
                </c:pt>
                <c:pt idx="269">
                  <c:v>0.97212115501945706</c:v>
                </c:pt>
                <c:pt idx="270">
                  <c:v>0.97134448940757856</c:v>
                </c:pt>
                <c:pt idx="271">
                  <c:v>0.97098024150700346</c:v>
                </c:pt>
                <c:pt idx="272">
                  <c:v>0.97028102771852798</c:v>
                </c:pt>
                <c:pt idx="273">
                  <c:v>0.96846512426228071</c:v>
                </c:pt>
                <c:pt idx="274">
                  <c:v>0.96838018046489871</c:v>
                </c:pt>
                <c:pt idx="275">
                  <c:v>0.96834339183026885</c:v>
                </c:pt>
                <c:pt idx="276">
                  <c:v>0.96766251533870773</c:v>
                </c:pt>
                <c:pt idx="277">
                  <c:v>0.96687435428543012</c:v>
                </c:pt>
                <c:pt idx="278">
                  <c:v>0.96572521876560791</c:v>
                </c:pt>
                <c:pt idx="279">
                  <c:v>0.96515890895490319</c:v>
                </c:pt>
                <c:pt idx="280">
                  <c:v>0.96410243730188427</c:v>
                </c:pt>
                <c:pt idx="281">
                  <c:v>0.96337721724866332</c:v>
                </c:pt>
                <c:pt idx="282">
                  <c:v>0.96199123642307327</c:v>
                </c:pt>
                <c:pt idx="283">
                  <c:v>0.96120834320053072</c:v>
                </c:pt>
                <c:pt idx="284">
                  <c:v>0.96034441729442255</c:v>
                </c:pt>
                <c:pt idx="285">
                  <c:v>0.95900278623016399</c:v>
                </c:pt>
                <c:pt idx="286">
                  <c:v>0.95831543851802026</c:v>
                </c:pt>
                <c:pt idx="287">
                  <c:v>0.95722425526463462</c:v>
                </c:pt>
                <c:pt idx="288">
                  <c:v>0.95583397086187849</c:v>
                </c:pt>
                <c:pt idx="289">
                  <c:v>0.95517644169311988</c:v>
                </c:pt>
                <c:pt idx="290">
                  <c:v>0.95411052459119783</c:v>
                </c:pt>
                <c:pt idx="291">
                  <c:v>0.9530781393571115</c:v>
                </c:pt>
                <c:pt idx="292">
                  <c:v>0.95163576699863162</c:v>
                </c:pt>
                <c:pt idx="293">
                  <c:v>0.95053218453885702</c:v>
                </c:pt>
                <c:pt idx="294">
                  <c:v>0.94981853085281676</c:v>
                </c:pt>
                <c:pt idx="295">
                  <c:v>0.94880546974342983</c:v>
                </c:pt>
                <c:pt idx="296">
                  <c:v>0.94777009276744884</c:v>
                </c:pt>
                <c:pt idx="297">
                  <c:v>0.94672887542434714</c:v>
                </c:pt>
                <c:pt idx="298">
                  <c:v>0.94551761316314165</c:v>
                </c:pt>
                <c:pt idx="299">
                  <c:v>0.94470774695441573</c:v>
                </c:pt>
                <c:pt idx="300">
                  <c:v>0.94371686322476434</c:v>
                </c:pt>
                <c:pt idx="301">
                  <c:v>0.94274095512805567</c:v>
                </c:pt>
                <c:pt idx="302">
                  <c:v>0.94157886195653828</c:v>
                </c:pt>
                <c:pt idx="303">
                  <c:v>0.93989049759683241</c:v>
                </c:pt>
                <c:pt idx="304">
                  <c:v>0.93980389757946459</c:v>
                </c:pt>
                <c:pt idx="305">
                  <c:v>0.93893737686201473</c:v>
                </c:pt>
                <c:pt idx="306">
                  <c:v>0.93802290380347786</c:v>
                </c:pt>
                <c:pt idx="307">
                  <c:v>0.93712549906993603</c:v>
                </c:pt>
                <c:pt idx="308">
                  <c:v>0.93621779599629706</c:v>
                </c:pt>
                <c:pt idx="309">
                  <c:v>0.93532157718756825</c:v>
                </c:pt>
                <c:pt idx="310">
                  <c:v>0.93446001762350117</c:v>
                </c:pt>
                <c:pt idx="311">
                  <c:v>0.93359544345684942</c:v>
                </c:pt>
                <c:pt idx="312">
                  <c:v>0.93262882553139037</c:v>
                </c:pt>
                <c:pt idx="313">
                  <c:v>0.930901226574675</c:v>
                </c:pt>
                <c:pt idx="314">
                  <c:v>0.93076108880135255</c:v>
                </c:pt>
                <c:pt idx="315">
                  <c:v>0.92982370712923701</c:v>
                </c:pt>
                <c:pt idx="316">
                  <c:v>0.92883947715944282</c:v>
                </c:pt>
                <c:pt idx="317">
                  <c:v>0.9278047328383634</c:v>
                </c:pt>
                <c:pt idx="318">
                  <c:v>0.92671814397190422</c:v>
                </c:pt>
                <c:pt idx="319">
                  <c:v>0.9256136690607929</c:v>
                </c:pt>
                <c:pt idx="320">
                  <c:v>0.92459321854900434</c:v>
                </c:pt>
                <c:pt idx="321">
                  <c:v>0.92350269301888932</c:v>
                </c:pt>
                <c:pt idx="322">
                  <c:v>0.92235755233808303</c:v>
                </c:pt>
                <c:pt idx="323">
                  <c:v>0.92102069130849396</c:v>
                </c:pt>
                <c:pt idx="324">
                  <c:v>0.92024942221458628</c:v>
                </c:pt>
                <c:pt idx="325">
                  <c:v>0.91888246003703733</c:v>
                </c:pt>
                <c:pt idx="326">
                  <c:v>0.91820465926056705</c:v>
                </c:pt>
                <c:pt idx="327">
                  <c:v>0.91725249056640157</c:v>
                </c:pt>
                <c:pt idx="328">
                  <c:v>0.91596737332745559</c:v>
                </c:pt>
                <c:pt idx="329">
                  <c:v>0.91535188629744535</c:v>
                </c:pt>
                <c:pt idx="330">
                  <c:v>0.91431831188517543</c:v>
                </c:pt>
                <c:pt idx="331">
                  <c:v>0.91351030228362839</c:v>
                </c:pt>
                <c:pt idx="332">
                  <c:v>0.9126207343319952</c:v>
                </c:pt>
                <c:pt idx="333">
                  <c:v>0.91166548294562022</c:v>
                </c:pt>
                <c:pt idx="334">
                  <c:v>0.91091889123696468</c:v>
                </c:pt>
                <c:pt idx="335">
                  <c:v>0.91004986375157171</c:v>
                </c:pt>
                <c:pt idx="336">
                  <c:v>0.9089150209027671</c:v>
                </c:pt>
                <c:pt idx="337">
                  <c:v>0.90852657630887712</c:v>
                </c:pt>
                <c:pt idx="338">
                  <c:v>0.907594038027834</c:v>
                </c:pt>
                <c:pt idx="339">
                  <c:v>0.906931049974527</c:v>
                </c:pt>
                <c:pt idx="340">
                  <c:v>0.90605619673069737</c:v>
                </c:pt>
                <c:pt idx="341">
                  <c:v>0.9048564622436811</c:v>
                </c:pt>
                <c:pt idx="342">
                  <c:v>0.90469621937092159</c:v>
                </c:pt>
                <c:pt idx="343">
                  <c:v>0.90326077132438209</c:v>
                </c:pt>
                <c:pt idx="344">
                  <c:v>0.9032137989325103</c:v>
                </c:pt>
                <c:pt idx="345">
                  <c:v>0.90284413647389616</c:v>
                </c:pt>
                <c:pt idx="346">
                  <c:v>0.90182690534313903</c:v>
                </c:pt>
                <c:pt idx="347">
                  <c:v>0.90152507478111843</c:v>
                </c:pt>
                <c:pt idx="348">
                  <c:v>0.90070353107476797</c:v>
                </c:pt>
                <c:pt idx="349">
                  <c:v>0.90019501894242726</c:v>
                </c:pt>
                <c:pt idx="350">
                  <c:v>0.89943794819300227</c:v>
                </c:pt>
                <c:pt idx="351">
                  <c:v>0.89837054634927715</c:v>
                </c:pt>
                <c:pt idx="352">
                  <c:v>0.89821355398864888</c:v>
                </c:pt>
                <c:pt idx="353">
                  <c:v>0.89605473189843088</c:v>
                </c:pt>
                <c:pt idx="354">
                  <c:v>0.8959728741238413</c:v>
                </c:pt>
                <c:pt idx="355">
                  <c:v>0.89590720324558137</c:v>
                </c:pt>
                <c:pt idx="356">
                  <c:v>0.89520964722130203</c:v>
                </c:pt>
                <c:pt idx="357">
                  <c:v>0.89473561744526575</c:v>
                </c:pt>
                <c:pt idx="358">
                  <c:v>0.89401350217202236</c:v>
                </c:pt>
                <c:pt idx="359">
                  <c:v>0.89331690715787504</c:v>
                </c:pt>
                <c:pt idx="360">
                  <c:v>0.89214768046214032</c:v>
                </c:pt>
                <c:pt idx="361">
                  <c:v>0.89133333135013182</c:v>
                </c:pt>
                <c:pt idx="362">
                  <c:v>0.89123452157628513</c:v>
                </c:pt>
                <c:pt idx="363">
                  <c:v>0.88939456394449967</c:v>
                </c:pt>
                <c:pt idx="364">
                  <c:v>0.88934708632387138</c:v>
                </c:pt>
                <c:pt idx="365">
                  <c:v>0.88896062473288195</c:v>
                </c:pt>
                <c:pt idx="366">
                  <c:v>0.88803983347939819</c:v>
                </c:pt>
                <c:pt idx="367">
                  <c:v>0.88762046544896522</c:v>
                </c:pt>
                <c:pt idx="368">
                  <c:v>0.8868733001906437</c:v>
                </c:pt>
                <c:pt idx="369">
                  <c:v>0.88623529750160368</c:v>
                </c:pt>
                <c:pt idx="370">
                  <c:v>0.8856196663834135</c:v>
                </c:pt>
                <c:pt idx="371">
                  <c:v>0.88463479367698272</c:v>
                </c:pt>
                <c:pt idx="372">
                  <c:v>0.88433461494804022</c:v>
                </c:pt>
                <c:pt idx="373">
                  <c:v>0.88299144549321429</c:v>
                </c:pt>
                <c:pt idx="374">
                  <c:v>0.88294817996891284</c:v>
                </c:pt>
                <c:pt idx="375">
                  <c:v>0.88249393005749244</c:v>
                </c:pt>
                <c:pt idx="376">
                  <c:v>0.88164679290012582</c:v>
                </c:pt>
                <c:pt idx="377">
                  <c:v>0.88127804779572028</c:v>
                </c:pt>
                <c:pt idx="378">
                  <c:v>0.88048579467198607</c:v>
                </c:pt>
                <c:pt idx="379">
                  <c:v>0.88008582312933092</c:v>
                </c:pt>
                <c:pt idx="380">
                  <c:v>0.87956402028004532</c:v>
                </c:pt>
                <c:pt idx="381">
                  <c:v>0.87869176401708315</c:v>
                </c:pt>
                <c:pt idx="382">
                  <c:v>0.87846960336673696</c:v>
                </c:pt>
                <c:pt idx="383">
                  <c:v>0.87711010787580468</c:v>
                </c:pt>
                <c:pt idx="384">
                  <c:v>0.87703107360056998</c:v>
                </c:pt>
                <c:pt idx="385">
                  <c:v>0.87671431865408034</c:v>
                </c:pt>
                <c:pt idx="386">
                  <c:v>0.87639372084752132</c:v>
                </c:pt>
                <c:pt idx="387">
                  <c:v>0.87608664996950836</c:v>
                </c:pt>
                <c:pt idx="388">
                  <c:v>0.87564537264859432</c:v>
                </c:pt>
                <c:pt idx="389">
                  <c:v>0.87518008199062303</c:v>
                </c:pt>
                <c:pt idx="390">
                  <c:v>0.87471848950311837</c:v>
                </c:pt>
                <c:pt idx="391">
                  <c:v>0.87383514242684157</c:v>
                </c:pt>
                <c:pt idx="392">
                  <c:v>0.87381099960851305</c:v>
                </c:pt>
                <c:pt idx="393">
                  <c:v>0.87337380300261325</c:v>
                </c:pt>
                <c:pt idx="394">
                  <c:v>0.87293413292415289</c:v>
                </c:pt>
                <c:pt idx="395">
                  <c:v>0.87249401668577642</c:v>
                </c:pt>
                <c:pt idx="396">
                  <c:v>0.87190774478270217</c:v>
                </c:pt>
                <c:pt idx="397">
                  <c:v>0.87158333234588292</c:v>
                </c:pt>
                <c:pt idx="398">
                  <c:v>0.87110436560012305</c:v>
                </c:pt>
                <c:pt idx="399">
                  <c:v>0.87041750185965416</c:v>
                </c:pt>
                <c:pt idx="400">
                  <c:v>0.87028772652653585</c:v>
                </c:pt>
                <c:pt idx="401">
                  <c:v>0.8696128370964703</c:v>
                </c:pt>
                <c:pt idx="402">
                  <c:v>0.86941942902789937</c:v>
                </c:pt>
                <c:pt idx="403">
                  <c:v>0.86845110639294343</c:v>
                </c:pt>
                <c:pt idx="404">
                  <c:v>0.86842958500000678</c:v>
                </c:pt>
                <c:pt idx="405">
                  <c:v>0.8682195519654462</c:v>
                </c:pt>
                <c:pt idx="406">
                  <c:v>0.86786746000798665</c:v>
                </c:pt>
                <c:pt idx="407">
                  <c:v>0.86763414968341812</c:v>
                </c:pt>
                <c:pt idx="408">
                  <c:v>0.86732233041805817</c:v>
                </c:pt>
                <c:pt idx="409">
                  <c:v>0.86687185156950142</c:v>
                </c:pt>
                <c:pt idx="410">
                  <c:v>0.86682677519369733</c:v>
                </c:pt>
                <c:pt idx="411">
                  <c:v>0.86619901951811618</c:v>
                </c:pt>
                <c:pt idx="412">
                  <c:v>0.86618729463933297</c:v>
                </c:pt>
                <c:pt idx="413">
                  <c:v>0.86606060726176459</c:v>
                </c:pt>
                <c:pt idx="414">
                  <c:v>0.86584338348015311</c:v>
                </c:pt>
                <c:pt idx="415">
                  <c:v>0.86577583010199832</c:v>
                </c:pt>
                <c:pt idx="416">
                  <c:v>0.8655823323194527</c:v>
                </c:pt>
                <c:pt idx="417">
                  <c:v>0.86549335839806718</c:v>
                </c:pt>
                <c:pt idx="418">
                  <c:v>0.86549335839806718</c:v>
                </c:pt>
                <c:pt idx="419">
                  <c:v>0.86549335839806718</c:v>
                </c:pt>
                <c:pt idx="420">
                  <c:v>0.86549335839806718</c:v>
                </c:pt>
                <c:pt idx="421">
                  <c:v>0.86549335839806718</c:v>
                </c:pt>
                <c:pt idx="422">
                  <c:v>0.86549335839806718</c:v>
                </c:pt>
                <c:pt idx="423">
                  <c:v>0.86549335839806718</c:v>
                </c:pt>
                <c:pt idx="424">
                  <c:v>0.86549335839806718</c:v>
                </c:pt>
                <c:pt idx="425">
                  <c:v>0.86549335839806718</c:v>
                </c:pt>
                <c:pt idx="426">
                  <c:v>0.86549335839806718</c:v>
                </c:pt>
                <c:pt idx="427">
                  <c:v>0.86549335839806718</c:v>
                </c:pt>
                <c:pt idx="428">
                  <c:v>0.86549335839806718</c:v>
                </c:pt>
                <c:pt idx="429">
                  <c:v>0.86549335839806718</c:v>
                </c:pt>
                <c:pt idx="430">
                  <c:v>0.86549335839806718</c:v>
                </c:pt>
                <c:pt idx="431">
                  <c:v>0.86549335839806718</c:v>
                </c:pt>
                <c:pt idx="432">
                  <c:v>0.86549335839806718</c:v>
                </c:pt>
                <c:pt idx="433">
                  <c:v>0.86549335839806718</c:v>
                </c:pt>
                <c:pt idx="434">
                  <c:v>0.86549335839806718</c:v>
                </c:pt>
                <c:pt idx="435">
                  <c:v>0.86549335839806718</c:v>
                </c:pt>
                <c:pt idx="436">
                  <c:v>0.86549335839806718</c:v>
                </c:pt>
                <c:pt idx="437">
                  <c:v>0.86549335839806718</c:v>
                </c:pt>
                <c:pt idx="438">
                  <c:v>0.86549335839806718</c:v>
                </c:pt>
                <c:pt idx="439">
                  <c:v>0.86549335839806718</c:v>
                </c:pt>
                <c:pt idx="440">
                  <c:v>0.86549335839806718</c:v>
                </c:pt>
                <c:pt idx="441">
                  <c:v>0.86549335839806718</c:v>
                </c:pt>
                <c:pt idx="442">
                  <c:v>0.86549335839806718</c:v>
                </c:pt>
                <c:pt idx="443">
                  <c:v>0.86549335839806718</c:v>
                </c:pt>
                <c:pt idx="444">
                  <c:v>0.86549335839806718</c:v>
                </c:pt>
                <c:pt idx="445">
                  <c:v>0.86549335839806718</c:v>
                </c:pt>
                <c:pt idx="446">
                  <c:v>0.86549335839806718</c:v>
                </c:pt>
                <c:pt idx="447">
                  <c:v>0.86549335839806718</c:v>
                </c:pt>
                <c:pt idx="448">
                  <c:v>0.86549335839806718</c:v>
                </c:pt>
                <c:pt idx="449">
                  <c:v>0.86549335839806718</c:v>
                </c:pt>
                <c:pt idx="450">
                  <c:v>0.86549335839806718</c:v>
                </c:pt>
                <c:pt idx="451">
                  <c:v>0.86549335839806718</c:v>
                </c:pt>
                <c:pt idx="452">
                  <c:v>0.86549335839806718</c:v>
                </c:pt>
                <c:pt idx="453">
                  <c:v>0.86549335839806718</c:v>
                </c:pt>
                <c:pt idx="454">
                  <c:v>0.86549335839806718</c:v>
                </c:pt>
                <c:pt idx="455">
                  <c:v>0.86549335839806718</c:v>
                </c:pt>
                <c:pt idx="456">
                  <c:v>0.86549335839806718</c:v>
                </c:pt>
                <c:pt idx="457">
                  <c:v>0.86549335839806718</c:v>
                </c:pt>
                <c:pt idx="458">
                  <c:v>0.86549335839806718</c:v>
                </c:pt>
                <c:pt idx="459">
                  <c:v>0.86549335839806718</c:v>
                </c:pt>
                <c:pt idx="460">
                  <c:v>0.86549335839806718</c:v>
                </c:pt>
                <c:pt idx="461">
                  <c:v>0.86549335839806718</c:v>
                </c:pt>
                <c:pt idx="462">
                  <c:v>0.86549335839806718</c:v>
                </c:pt>
                <c:pt idx="463">
                  <c:v>0.86549335839806718</c:v>
                </c:pt>
                <c:pt idx="464">
                  <c:v>0.86549335839806718</c:v>
                </c:pt>
                <c:pt idx="465">
                  <c:v>0.86549335839806718</c:v>
                </c:pt>
                <c:pt idx="466">
                  <c:v>0.86549335839806718</c:v>
                </c:pt>
                <c:pt idx="467">
                  <c:v>0.86549335839806718</c:v>
                </c:pt>
                <c:pt idx="468">
                  <c:v>0.86549335839806718</c:v>
                </c:pt>
                <c:pt idx="469">
                  <c:v>0.86549335839806718</c:v>
                </c:pt>
                <c:pt idx="470">
                  <c:v>0.86549335839806718</c:v>
                </c:pt>
                <c:pt idx="471">
                  <c:v>0.86549335839806718</c:v>
                </c:pt>
                <c:pt idx="472">
                  <c:v>0.86549335839806718</c:v>
                </c:pt>
                <c:pt idx="473">
                  <c:v>0.86549335839806718</c:v>
                </c:pt>
                <c:pt idx="474">
                  <c:v>0.86549335839806718</c:v>
                </c:pt>
                <c:pt idx="475">
                  <c:v>0.86549335839806718</c:v>
                </c:pt>
                <c:pt idx="476">
                  <c:v>0.86549335839806718</c:v>
                </c:pt>
                <c:pt idx="477">
                  <c:v>0.86549335839806718</c:v>
                </c:pt>
                <c:pt idx="478">
                  <c:v>0.86549335839806718</c:v>
                </c:pt>
                <c:pt idx="479">
                  <c:v>0.86549335839806718</c:v>
                </c:pt>
                <c:pt idx="480">
                  <c:v>0.86549335839806718</c:v>
                </c:pt>
                <c:pt idx="481">
                  <c:v>0.86549335839806718</c:v>
                </c:pt>
                <c:pt idx="482">
                  <c:v>0.86549335839806718</c:v>
                </c:pt>
                <c:pt idx="483">
                  <c:v>0.86549335839806718</c:v>
                </c:pt>
                <c:pt idx="484">
                  <c:v>0.86549335839806718</c:v>
                </c:pt>
                <c:pt idx="485">
                  <c:v>0.86549335839806718</c:v>
                </c:pt>
                <c:pt idx="486">
                  <c:v>0.86549335839806718</c:v>
                </c:pt>
                <c:pt idx="487">
                  <c:v>0.86549335839806718</c:v>
                </c:pt>
                <c:pt idx="488">
                  <c:v>0.86549335839806718</c:v>
                </c:pt>
                <c:pt idx="489">
                  <c:v>0.86549335839806718</c:v>
                </c:pt>
                <c:pt idx="490">
                  <c:v>0.86549335839806718</c:v>
                </c:pt>
                <c:pt idx="491">
                  <c:v>0.86549335839806718</c:v>
                </c:pt>
                <c:pt idx="492">
                  <c:v>0.86549335839806718</c:v>
                </c:pt>
                <c:pt idx="493">
                  <c:v>0.86549335839806718</c:v>
                </c:pt>
                <c:pt idx="494">
                  <c:v>0.86549335839806718</c:v>
                </c:pt>
                <c:pt idx="495">
                  <c:v>0.86549335839806718</c:v>
                </c:pt>
                <c:pt idx="496">
                  <c:v>0.86549335839806718</c:v>
                </c:pt>
                <c:pt idx="497">
                  <c:v>0.86549335839806718</c:v>
                </c:pt>
                <c:pt idx="498">
                  <c:v>0.86549335839806718</c:v>
                </c:pt>
                <c:pt idx="499">
                  <c:v>0.86549335839806718</c:v>
                </c:pt>
              </c:numCache>
            </c:numRef>
          </c:yVal>
          <c:smooth val="0"/>
          <c:extLst>
            <c:ext xmlns:c16="http://schemas.microsoft.com/office/drawing/2014/chart" uri="{C3380CC4-5D6E-409C-BE32-E72D297353CC}">
              <c16:uniqueId val="{00000007-11CE-455A-99C1-575223E0969E}"/>
            </c:ext>
          </c:extLst>
        </c:ser>
        <c:ser>
          <c:idx val="8"/>
          <c:order val="8"/>
          <c:tx>
            <c:strRef>
              <c:f>実験2計算_AVE!$BK$2</c:f>
              <c:strCache>
                <c:ptCount val="1"/>
                <c:pt idx="0">
                  <c:v>b=0.8</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実験2計算_AVE!$BK$3:$BK$502</c:f>
              <c:numCache>
                <c:formatCode>General</c:formatCode>
                <c:ptCount val="500"/>
                <c:pt idx="0">
                  <c:v>0</c:v>
                </c:pt>
                <c:pt idx="1">
                  <c:v>4.5204587740753469E-6</c:v>
                </c:pt>
                <c:pt idx="2">
                  <c:v>5.2727717367329E-6</c:v>
                </c:pt>
                <c:pt idx="3">
                  <c:v>5.8057162462090029E-6</c:v>
                </c:pt>
                <c:pt idx="4">
                  <c:v>3.4505922051698701E-5</c:v>
                </c:pt>
                <c:pt idx="5">
                  <c:v>1.1933554076857178E-4</c:v>
                </c:pt>
                <c:pt idx="6">
                  <c:v>3.2797359169886521E-4</c:v>
                </c:pt>
                <c:pt idx="7">
                  <c:v>3.8906424078044734E-4</c:v>
                </c:pt>
                <c:pt idx="8">
                  <c:v>5.9561266425064963E-4</c:v>
                </c:pt>
                <c:pt idx="9">
                  <c:v>8.1616769652182179E-4</c:v>
                </c:pt>
                <c:pt idx="10">
                  <c:v>1.0782075596813781E-3</c:v>
                </c:pt>
                <c:pt idx="11">
                  <c:v>1.4557999897868892E-3</c:v>
                </c:pt>
                <c:pt idx="12">
                  <c:v>1.6692225175655552E-3</c:v>
                </c:pt>
                <c:pt idx="13">
                  <c:v>2.1096847954428051E-3</c:v>
                </c:pt>
                <c:pt idx="14">
                  <c:v>2.30186378866603E-3</c:v>
                </c:pt>
                <c:pt idx="15">
                  <c:v>2.6386513468535547E-3</c:v>
                </c:pt>
                <c:pt idx="16">
                  <c:v>3.629307934551255E-3</c:v>
                </c:pt>
                <c:pt idx="17">
                  <c:v>3.6893970423963925E-3</c:v>
                </c:pt>
                <c:pt idx="18">
                  <c:v>3.9138137009372739E-3</c:v>
                </c:pt>
                <c:pt idx="19">
                  <c:v>4.3328530965164019E-3</c:v>
                </c:pt>
                <c:pt idx="20">
                  <c:v>4.4940001603953764E-3</c:v>
                </c:pt>
                <c:pt idx="21">
                  <c:v>5.0236052402674175E-3</c:v>
                </c:pt>
                <c:pt idx="22">
                  <c:v>5.3118824679321362E-3</c:v>
                </c:pt>
                <c:pt idx="23">
                  <c:v>5.8961607325551581E-3</c:v>
                </c:pt>
                <c:pt idx="24">
                  <c:v>6.4787509711704584E-3</c:v>
                </c:pt>
                <c:pt idx="25">
                  <c:v>6.7470155594413451E-3</c:v>
                </c:pt>
                <c:pt idx="26">
                  <c:v>7.5235312391109645E-3</c:v>
                </c:pt>
                <c:pt idx="27">
                  <c:v>7.7650946802319942E-3</c:v>
                </c:pt>
                <c:pt idx="28">
                  <c:v>8.3251274213429656E-3</c:v>
                </c:pt>
                <c:pt idx="29">
                  <c:v>9.0329098356224328E-3</c:v>
                </c:pt>
                <c:pt idx="30">
                  <c:v>9.4838508807684879E-3</c:v>
                </c:pt>
                <c:pt idx="31">
                  <c:v>1.0136015455536546E-2</c:v>
                </c:pt>
                <c:pt idx="32">
                  <c:v>1.0769914757075148E-2</c:v>
                </c:pt>
                <c:pt idx="33">
                  <c:v>1.1433634271371746E-2</c:v>
                </c:pt>
                <c:pt idx="34">
                  <c:v>1.2630089923761552E-2</c:v>
                </c:pt>
                <c:pt idx="35">
                  <c:v>1.2877068054387668E-2</c:v>
                </c:pt>
                <c:pt idx="36">
                  <c:v>1.4038810205968869E-2</c:v>
                </c:pt>
                <c:pt idx="37">
                  <c:v>1.4320979087193264E-2</c:v>
                </c:pt>
                <c:pt idx="38">
                  <c:v>1.5050185538467938E-2</c:v>
                </c:pt>
                <c:pt idx="39">
                  <c:v>1.6064751261833286E-2</c:v>
                </c:pt>
                <c:pt idx="40">
                  <c:v>1.6615935787454898E-2</c:v>
                </c:pt>
                <c:pt idx="41">
                  <c:v>1.7435190806119986E-2</c:v>
                </c:pt>
                <c:pt idx="42">
                  <c:v>1.8273082385767594E-2</c:v>
                </c:pt>
                <c:pt idx="43">
                  <c:v>1.909211150509018E-2</c:v>
                </c:pt>
                <c:pt idx="44">
                  <c:v>2.0451875707156179E-2</c:v>
                </c:pt>
                <c:pt idx="45">
                  <c:v>2.0808636745690421E-2</c:v>
                </c:pt>
                <c:pt idx="46">
                  <c:v>2.2152546654018279E-2</c:v>
                </c:pt>
                <c:pt idx="47">
                  <c:v>2.2596705716154283E-2</c:v>
                </c:pt>
                <c:pt idx="48">
                  <c:v>2.3524450718382876E-2</c:v>
                </c:pt>
                <c:pt idx="49">
                  <c:v>2.463482932013009E-2</c:v>
                </c:pt>
                <c:pt idx="50">
                  <c:v>2.5458122148303369E-2</c:v>
                </c:pt>
                <c:pt idx="51">
                  <c:v>2.646801702608283E-2</c:v>
                </c:pt>
                <c:pt idx="52">
                  <c:v>2.7511144098787743E-2</c:v>
                </c:pt>
                <c:pt idx="53">
                  <c:v>2.8594549405144037E-2</c:v>
                </c:pt>
                <c:pt idx="54">
                  <c:v>3.0704881949326909E-2</c:v>
                </c:pt>
                <c:pt idx="55">
                  <c:v>3.0835471473616146E-2</c:v>
                </c:pt>
                <c:pt idx="56">
                  <c:v>3.3342828346378903E-2</c:v>
                </c:pt>
                <c:pt idx="57">
                  <c:v>3.3485949801670543E-2</c:v>
                </c:pt>
                <c:pt idx="58">
                  <c:v>3.4475490130598085E-2</c:v>
                </c:pt>
                <c:pt idx="59">
                  <c:v>3.6592488984345084E-2</c:v>
                </c:pt>
                <c:pt idx="60">
                  <c:v>3.7015699532383629E-2</c:v>
                </c:pt>
                <c:pt idx="61">
                  <c:v>3.8340144383085868E-2</c:v>
                </c:pt>
                <c:pt idx="62">
                  <c:v>3.9762976189536302E-2</c:v>
                </c:pt>
                <c:pt idx="63">
                  <c:v>4.1101898482612073E-2</c:v>
                </c:pt>
                <c:pt idx="64">
                  <c:v>4.2933843444713231E-2</c:v>
                </c:pt>
                <c:pt idx="65">
                  <c:v>4.3963146230109863E-2</c:v>
                </c:pt>
                <c:pt idx="66">
                  <c:v>4.546644421477794E-2</c:v>
                </c:pt>
                <c:pt idx="67">
                  <c:v>4.7047695464621585E-2</c:v>
                </c:pt>
                <c:pt idx="68">
                  <c:v>4.8582930910513647E-2</c:v>
                </c:pt>
                <c:pt idx="69">
                  <c:v>5.0629723802931355E-2</c:v>
                </c:pt>
                <c:pt idx="70">
                  <c:v>5.1915642870077224E-2</c:v>
                </c:pt>
                <c:pt idx="71">
                  <c:v>5.3659280584632978E-2</c:v>
                </c:pt>
                <c:pt idx="72">
                  <c:v>5.5402193652002225E-2</c:v>
                </c:pt>
                <c:pt idx="73">
                  <c:v>5.767173321534376E-2</c:v>
                </c:pt>
                <c:pt idx="74">
                  <c:v>5.9376731093067604E-2</c:v>
                </c:pt>
                <c:pt idx="75">
                  <c:v>6.1055186933723568E-2</c:v>
                </c:pt>
                <c:pt idx="76">
                  <c:v>6.3063899605644083E-2</c:v>
                </c:pt>
                <c:pt idx="77">
                  <c:v>6.512306947333163E-2</c:v>
                </c:pt>
                <c:pt idx="78">
                  <c:v>6.7297426405589222E-2</c:v>
                </c:pt>
                <c:pt idx="79">
                  <c:v>7.0210590156212574E-2</c:v>
                </c:pt>
                <c:pt idx="80">
                  <c:v>7.1894704321375402E-2</c:v>
                </c:pt>
                <c:pt idx="81">
                  <c:v>7.4409854022655084E-2</c:v>
                </c:pt>
                <c:pt idx="82">
                  <c:v>7.656644257484517E-2</c:v>
                </c:pt>
                <c:pt idx="83">
                  <c:v>7.8955224543007518E-2</c:v>
                </c:pt>
                <c:pt idx="84">
                  <c:v>8.2794815593485727E-2</c:v>
                </c:pt>
                <c:pt idx="85">
                  <c:v>8.4096648146480268E-2</c:v>
                </c:pt>
                <c:pt idx="86">
                  <c:v>9.0212764224611233E-2</c:v>
                </c:pt>
                <c:pt idx="87">
                  <c:v>9.0355764685513928E-2</c:v>
                </c:pt>
                <c:pt idx="88">
                  <c:v>9.2276097147920469E-2</c:v>
                </c:pt>
                <c:pt idx="89">
                  <c:v>9.6241035799591479E-2</c:v>
                </c:pt>
                <c:pt idx="90">
                  <c:v>9.8275994661302879E-2</c:v>
                </c:pt>
                <c:pt idx="91">
                  <c:v>0.1022447690781841</c:v>
                </c:pt>
                <c:pt idx="92">
                  <c:v>0.10762724034737579</c:v>
                </c:pt>
                <c:pt idx="93">
                  <c:v>0.10790717690572429</c:v>
                </c:pt>
                <c:pt idx="94">
                  <c:v>0.11277694752263183</c:v>
                </c:pt>
                <c:pt idx="95">
                  <c:v>0.11467977478637036</c:v>
                </c:pt>
                <c:pt idx="96">
                  <c:v>0.1207529755538515</c:v>
                </c:pt>
                <c:pt idx="97">
                  <c:v>0.12437502687296374</c:v>
                </c:pt>
                <c:pt idx="98">
                  <c:v>0.12564304462392964</c:v>
                </c:pt>
                <c:pt idx="99">
                  <c:v>0.12967789791737047</c:v>
                </c:pt>
                <c:pt idx="100">
                  <c:v>0.13343946922718691</c:v>
                </c:pt>
                <c:pt idx="101">
                  <c:v>0.13738092220170228</c:v>
                </c:pt>
                <c:pt idx="102">
                  <c:v>0.14291370372706586</c:v>
                </c:pt>
                <c:pt idx="103">
                  <c:v>0.14587898876026389</c:v>
                </c:pt>
                <c:pt idx="104">
                  <c:v>0.15103092666238041</c:v>
                </c:pt>
                <c:pt idx="105">
                  <c:v>0.15485436518919671</c:v>
                </c:pt>
                <c:pt idx="106">
                  <c:v>0.15979129461784947</c:v>
                </c:pt>
                <c:pt idx="107">
                  <c:v>0.16649525110925295</c:v>
                </c:pt>
                <c:pt idx="108">
                  <c:v>0.16943720506148341</c:v>
                </c:pt>
                <c:pt idx="109">
                  <c:v>0.17476332970696221</c:v>
                </c:pt>
                <c:pt idx="110">
                  <c:v>0.18012819321415235</c:v>
                </c:pt>
                <c:pt idx="111">
                  <c:v>0.18584908246245321</c:v>
                </c:pt>
                <c:pt idx="112">
                  <c:v>0.19392085147382154</c:v>
                </c:pt>
                <c:pt idx="113">
                  <c:v>0.19756563430819868</c:v>
                </c:pt>
                <c:pt idx="114">
                  <c:v>0.20721315993132083</c:v>
                </c:pt>
                <c:pt idx="115">
                  <c:v>0.21075886658213089</c:v>
                </c:pt>
                <c:pt idx="116">
                  <c:v>0.22018837654810566</c:v>
                </c:pt>
                <c:pt idx="117">
                  <c:v>0.22590500794080906</c:v>
                </c:pt>
                <c:pt idx="118">
                  <c:v>0.22955142762976688</c:v>
                </c:pt>
                <c:pt idx="119">
                  <c:v>0.23648086217312411</c:v>
                </c:pt>
                <c:pt idx="120">
                  <c:v>0.24314450447066627</c:v>
                </c:pt>
                <c:pt idx="121">
                  <c:v>0.25017454132931899</c:v>
                </c:pt>
                <c:pt idx="122">
                  <c:v>0.25943718604182647</c:v>
                </c:pt>
                <c:pt idx="123">
                  <c:v>0.26365920824485356</c:v>
                </c:pt>
                <c:pt idx="124">
                  <c:v>0.27221067922824849</c:v>
                </c:pt>
                <c:pt idx="125">
                  <c:v>0.27818186857597466</c:v>
                </c:pt>
                <c:pt idx="126">
                  <c:v>0.28589625178803568</c:v>
                </c:pt>
                <c:pt idx="127">
                  <c:v>0.29427324828516926</c:v>
                </c:pt>
                <c:pt idx="128">
                  <c:v>0.29880681273410331</c:v>
                </c:pt>
                <c:pt idx="129">
                  <c:v>0.30615232002365905</c:v>
                </c:pt>
                <c:pt idx="130">
                  <c:v>0.31338764289076509</c:v>
                </c:pt>
                <c:pt idx="131">
                  <c:v>0.32081845004118148</c:v>
                </c:pt>
                <c:pt idx="132">
                  <c:v>0.32920688777525697</c:v>
                </c:pt>
                <c:pt idx="133">
                  <c:v>0.33555647416039858</c:v>
                </c:pt>
                <c:pt idx="134">
                  <c:v>0.3440552229158233</c:v>
                </c:pt>
                <c:pt idx="135">
                  <c:v>0.35151751912692819</c:v>
                </c:pt>
                <c:pt idx="136">
                  <c:v>0.35998002416016556</c:v>
                </c:pt>
                <c:pt idx="137">
                  <c:v>0.36854862899222379</c:v>
                </c:pt>
                <c:pt idx="138">
                  <c:v>0.37429316150202124</c:v>
                </c:pt>
                <c:pt idx="139">
                  <c:v>0.3826259396534416</c:v>
                </c:pt>
                <c:pt idx="140">
                  <c:v>0.3906609961738764</c:v>
                </c:pt>
                <c:pt idx="141">
                  <c:v>0.39868260919329102</c:v>
                </c:pt>
                <c:pt idx="142">
                  <c:v>0.40864028961184024</c:v>
                </c:pt>
                <c:pt idx="143">
                  <c:v>0.41532767954307553</c:v>
                </c:pt>
                <c:pt idx="144">
                  <c:v>0.42444492069947393</c:v>
                </c:pt>
                <c:pt idx="145">
                  <c:v>0.43246261345243092</c:v>
                </c:pt>
                <c:pt idx="146">
                  <c:v>0.44391649647885162</c:v>
                </c:pt>
                <c:pt idx="147">
                  <c:v>0.45161762148560414</c:v>
                </c:pt>
                <c:pt idx="148">
                  <c:v>0.45890411807527343</c:v>
                </c:pt>
                <c:pt idx="149">
                  <c:v>0.46764616932696107</c:v>
                </c:pt>
                <c:pt idx="150">
                  <c:v>0.47666012296026494</c:v>
                </c:pt>
                <c:pt idx="151">
                  <c:v>0.48580139725813704</c:v>
                </c:pt>
                <c:pt idx="152">
                  <c:v>0.49602912757678563</c:v>
                </c:pt>
                <c:pt idx="153">
                  <c:v>0.50437448289940556</c:v>
                </c:pt>
                <c:pt idx="154">
                  <c:v>0.51570333574475535</c:v>
                </c:pt>
                <c:pt idx="155">
                  <c:v>0.52295204126225736</c:v>
                </c:pt>
                <c:pt idx="156">
                  <c:v>0.53227190892631693</c:v>
                </c:pt>
                <c:pt idx="157">
                  <c:v>0.5416175756833328</c:v>
                </c:pt>
                <c:pt idx="158">
                  <c:v>0.5505852852541484</c:v>
                </c:pt>
                <c:pt idx="159">
                  <c:v>0.56021722432737087</c:v>
                </c:pt>
                <c:pt idx="160">
                  <c:v>0.56929921087931756</c:v>
                </c:pt>
                <c:pt idx="161">
                  <c:v>0.57876160431933121</c:v>
                </c:pt>
                <c:pt idx="162">
                  <c:v>0.59017698794729556</c:v>
                </c:pt>
                <c:pt idx="163">
                  <c:v>0.59769244736596749</c:v>
                </c:pt>
                <c:pt idx="164">
                  <c:v>0.60722743418999126</c:v>
                </c:pt>
                <c:pt idx="165">
                  <c:v>0.61599012180046275</c:v>
                </c:pt>
                <c:pt idx="166">
                  <c:v>0.62842243004928677</c:v>
                </c:pt>
                <c:pt idx="167">
                  <c:v>0.63427119905751261</c:v>
                </c:pt>
                <c:pt idx="168">
                  <c:v>0.64326732191203795</c:v>
                </c:pt>
                <c:pt idx="169">
                  <c:v>0.65259021095182568</c:v>
                </c:pt>
                <c:pt idx="170">
                  <c:v>0.66129858867846614</c:v>
                </c:pt>
                <c:pt idx="171">
                  <c:v>0.67007707401477123</c:v>
                </c:pt>
                <c:pt idx="172">
                  <c:v>0.68194418758686082</c:v>
                </c:pt>
                <c:pt idx="173">
                  <c:v>0.68767653263473449</c:v>
                </c:pt>
                <c:pt idx="174">
                  <c:v>0.69809068796910978</c:v>
                </c:pt>
                <c:pt idx="175">
                  <c:v>0.70460718610481932</c:v>
                </c:pt>
                <c:pt idx="176">
                  <c:v>0.71304739030558784</c:v>
                </c:pt>
                <c:pt idx="177">
                  <c:v>0.7216814411543705</c:v>
                </c:pt>
                <c:pt idx="178">
                  <c:v>0.72998550806056151</c:v>
                </c:pt>
                <c:pt idx="179">
                  <c:v>0.73861783124379277</c:v>
                </c:pt>
                <c:pt idx="180">
                  <c:v>0.74967472912138378</c:v>
                </c:pt>
                <c:pt idx="181">
                  <c:v>0.75473613826951425</c:v>
                </c:pt>
                <c:pt idx="182">
                  <c:v>0.76585478693185827</c:v>
                </c:pt>
                <c:pt idx="183">
                  <c:v>0.77093803199808031</c:v>
                </c:pt>
                <c:pt idx="184">
                  <c:v>0.77985265288230643</c:v>
                </c:pt>
                <c:pt idx="185">
                  <c:v>0.7889961611527242</c:v>
                </c:pt>
                <c:pt idx="186">
                  <c:v>0.79409356627619454</c:v>
                </c:pt>
                <c:pt idx="187">
                  <c:v>0.80207797475610976</c:v>
                </c:pt>
                <c:pt idx="188">
                  <c:v>0.808649075178826</c:v>
                </c:pt>
                <c:pt idx="189">
                  <c:v>0.81598514938485656</c:v>
                </c:pt>
                <c:pt idx="190">
                  <c:v>0.82498073914442549</c:v>
                </c:pt>
                <c:pt idx="191">
                  <c:v>0.82928618320300418</c:v>
                </c:pt>
                <c:pt idx="192">
                  <c:v>0.83611622848835543</c:v>
                </c:pt>
                <c:pt idx="193">
                  <c:v>0.84208968837265763</c:v>
                </c:pt>
                <c:pt idx="194">
                  <c:v>0.848488906917785</c:v>
                </c:pt>
                <c:pt idx="195">
                  <c:v>0.86002513900185618</c:v>
                </c:pt>
                <c:pt idx="196">
                  <c:v>0.86029500856790997</c:v>
                </c:pt>
                <c:pt idx="197">
                  <c:v>0.86518428681111126</c:v>
                </c:pt>
                <c:pt idx="198">
                  <c:v>0.87015854785257674</c:v>
                </c:pt>
                <c:pt idx="199">
                  <c:v>0.87533891906958172</c:v>
                </c:pt>
                <c:pt idx="200">
                  <c:v>0.88159218009767426</c:v>
                </c:pt>
                <c:pt idx="201">
                  <c:v>0.88431817100616494</c:v>
                </c:pt>
                <c:pt idx="202">
                  <c:v>0.89037767446213445</c:v>
                </c:pt>
                <c:pt idx="203">
                  <c:v>0.89272030327345031</c:v>
                </c:pt>
                <c:pt idx="204">
                  <c:v>0.8977352510479053</c:v>
                </c:pt>
                <c:pt idx="205">
                  <c:v>0.90091004900405525</c:v>
                </c:pt>
                <c:pt idx="206">
                  <c:v>0.9040257267487195</c:v>
                </c:pt>
                <c:pt idx="207">
                  <c:v>0.9075602088763578</c:v>
                </c:pt>
                <c:pt idx="208">
                  <c:v>0.91078720637134636</c:v>
                </c:pt>
                <c:pt idx="209">
                  <c:v>0.91407757327998362</c:v>
                </c:pt>
                <c:pt idx="210">
                  <c:v>0.91816590352205074</c:v>
                </c:pt>
                <c:pt idx="211">
                  <c:v>0.9201142129773946</c:v>
                </c:pt>
                <c:pt idx="212">
                  <c:v>0.92312557562984321</c:v>
                </c:pt>
                <c:pt idx="213">
                  <c:v>0.92586249693506795</c:v>
                </c:pt>
                <c:pt idx="214">
                  <c:v>0.92983756041914567</c:v>
                </c:pt>
                <c:pt idx="215">
                  <c:v>0.93298771564782201</c:v>
                </c:pt>
                <c:pt idx="216">
                  <c:v>0.93392088859793887</c:v>
                </c:pt>
                <c:pt idx="217">
                  <c:v>0.93651043626748809</c:v>
                </c:pt>
                <c:pt idx="218">
                  <c:v>0.93887320833684285</c:v>
                </c:pt>
                <c:pt idx="219">
                  <c:v>0.94151813049874655</c:v>
                </c:pt>
                <c:pt idx="220">
                  <c:v>0.94517429662901498</c:v>
                </c:pt>
                <c:pt idx="221">
                  <c:v>0.94638432656906646</c:v>
                </c:pt>
                <c:pt idx="222">
                  <c:v>0.95169654851020602</c:v>
                </c:pt>
                <c:pt idx="223">
                  <c:v>0.95186999093597158</c:v>
                </c:pt>
                <c:pt idx="224">
                  <c:v>0.95291453036648321</c:v>
                </c:pt>
                <c:pt idx="225">
                  <c:v>0.95592113656837119</c:v>
                </c:pt>
                <c:pt idx="226">
                  <c:v>0.95669824462090647</c:v>
                </c:pt>
                <c:pt idx="227">
                  <c:v>0.95957274782443358</c:v>
                </c:pt>
                <c:pt idx="228">
                  <c:v>0.96060016054332509</c:v>
                </c:pt>
                <c:pt idx="229">
                  <c:v>0.96245889440256571</c:v>
                </c:pt>
                <c:pt idx="230">
                  <c:v>0.96536428581350853</c:v>
                </c:pt>
                <c:pt idx="231">
                  <c:v>0.9660019652108548</c:v>
                </c:pt>
                <c:pt idx="232">
                  <c:v>0.96862250185665333</c:v>
                </c:pt>
                <c:pt idx="233">
                  <c:v>0.96895981796287078</c:v>
                </c:pt>
                <c:pt idx="234">
                  <c:v>0.97044475840632993</c:v>
                </c:pt>
                <c:pt idx="235">
                  <c:v>0.97164819851426121</c:v>
                </c:pt>
                <c:pt idx="236">
                  <c:v>0.9726428881807776</c:v>
                </c:pt>
                <c:pt idx="237">
                  <c:v>0.97370341337891131</c:v>
                </c:pt>
                <c:pt idx="238">
                  <c:v>0.97461944548876045</c:v>
                </c:pt>
                <c:pt idx="239">
                  <c:v>0.97550181271909076</c:v>
                </c:pt>
                <c:pt idx="240">
                  <c:v>0.97661065181121287</c:v>
                </c:pt>
                <c:pt idx="241">
                  <c:v>0.97696189204262174</c:v>
                </c:pt>
                <c:pt idx="242">
                  <c:v>0.97793656390313688</c:v>
                </c:pt>
                <c:pt idx="243">
                  <c:v>0.97816339118770568</c:v>
                </c:pt>
                <c:pt idx="244">
                  <c:v>0.97871672823884059</c:v>
                </c:pt>
                <c:pt idx="245">
                  <c:v>0.97928218013479806</c:v>
                </c:pt>
                <c:pt idx="246">
                  <c:v>0.97956868749953807</c:v>
                </c:pt>
                <c:pt idx="247">
                  <c:v>0.97999501849867099</c:v>
                </c:pt>
                <c:pt idx="248">
                  <c:v>0.98018622759747753</c:v>
                </c:pt>
                <c:pt idx="249">
                  <c:v>0.98039606131564294</c:v>
                </c:pt>
                <c:pt idx="250">
                  <c:v>0.98059868156800845</c:v>
                </c:pt>
                <c:pt idx="251">
                  <c:v>0.98061043326704611</c:v>
                </c:pt>
                <c:pt idx="252">
                  <c:v>0.98051796952643266</c:v>
                </c:pt>
                <c:pt idx="253">
                  <c:v>0.98048566983588548</c:v>
                </c:pt>
                <c:pt idx="254">
                  <c:v>0.98036459907230122</c:v>
                </c:pt>
                <c:pt idx="255">
                  <c:v>0.98004840333302112</c:v>
                </c:pt>
                <c:pt idx="256">
                  <c:v>0.97978931413852011</c:v>
                </c:pt>
                <c:pt idx="257">
                  <c:v>0.97931340518710774</c:v>
                </c:pt>
                <c:pt idx="258">
                  <c:v>0.97856976554347719</c:v>
                </c:pt>
                <c:pt idx="259">
                  <c:v>0.9783917719237315</c:v>
                </c:pt>
                <c:pt idx="260">
                  <c:v>0.97728739866119174</c:v>
                </c:pt>
                <c:pt idx="261">
                  <c:v>0.97724337614829815</c:v>
                </c:pt>
                <c:pt idx="262">
                  <c:v>0.97659061199602371</c:v>
                </c:pt>
                <c:pt idx="263">
                  <c:v>0.97471885328765384</c:v>
                </c:pt>
                <c:pt idx="264">
                  <c:v>0.97468125289707552</c:v>
                </c:pt>
                <c:pt idx="265">
                  <c:v>0.97466172255330963</c:v>
                </c:pt>
                <c:pt idx="266">
                  <c:v>0.97430983950828121</c:v>
                </c:pt>
                <c:pt idx="267">
                  <c:v>0.97375966860833107</c:v>
                </c:pt>
                <c:pt idx="268">
                  <c:v>0.97290447230800803</c:v>
                </c:pt>
                <c:pt idx="269">
                  <c:v>0.97258625660233866</c:v>
                </c:pt>
                <c:pt idx="270">
                  <c:v>0.97180863508937421</c:v>
                </c:pt>
                <c:pt idx="271">
                  <c:v>0.97144464233487771</c:v>
                </c:pt>
                <c:pt idx="272">
                  <c:v>0.97074694639390702</c:v>
                </c:pt>
                <c:pt idx="273">
                  <c:v>0.96893856644733578</c:v>
                </c:pt>
                <c:pt idx="274">
                  <c:v>0.96885406746961944</c:v>
                </c:pt>
                <c:pt idx="275">
                  <c:v>0.96881747316699973</c:v>
                </c:pt>
                <c:pt idx="276">
                  <c:v>0.96814004257316655</c:v>
                </c:pt>
                <c:pt idx="277">
                  <c:v>0.96735542345674674</c:v>
                </c:pt>
                <c:pt idx="278">
                  <c:v>0.96621010717011635</c:v>
                </c:pt>
                <c:pt idx="279">
                  <c:v>0.96564514525261502</c:v>
                </c:pt>
                <c:pt idx="280">
                  <c:v>0.96459104243878668</c:v>
                </c:pt>
                <c:pt idx="281">
                  <c:v>0.96386756307134613</c:v>
                </c:pt>
                <c:pt idx="282">
                  <c:v>0.96248511259982605</c:v>
                </c:pt>
                <c:pt idx="283">
                  <c:v>0.96170390253856086</c:v>
                </c:pt>
                <c:pt idx="284">
                  <c:v>0.96084104235554801</c:v>
                </c:pt>
                <c:pt idx="285">
                  <c:v>0.9594994375636533</c:v>
                </c:pt>
                <c:pt idx="286">
                  <c:v>0.95881146322558097</c:v>
                </c:pt>
                <c:pt idx="287">
                  <c:v>0.9577191086815976</c:v>
                </c:pt>
                <c:pt idx="288">
                  <c:v>0.95632766874126751</c:v>
                </c:pt>
                <c:pt idx="289">
                  <c:v>0.95566977290554633</c:v>
                </c:pt>
                <c:pt idx="290">
                  <c:v>0.9546036387402046</c:v>
                </c:pt>
                <c:pt idx="291">
                  <c:v>0.95357125502981832</c:v>
                </c:pt>
                <c:pt idx="292">
                  <c:v>0.95212860801353993</c:v>
                </c:pt>
                <c:pt idx="293">
                  <c:v>0.95102446333351787</c:v>
                </c:pt>
                <c:pt idx="294">
                  <c:v>0.95031002906010631</c:v>
                </c:pt>
                <c:pt idx="295">
                  <c:v>0.94929492226306511</c:v>
                </c:pt>
                <c:pt idx="296">
                  <c:v>0.94825674830868922</c:v>
                </c:pt>
                <c:pt idx="297">
                  <c:v>0.94721281826697978</c:v>
                </c:pt>
                <c:pt idx="298">
                  <c:v>0.94599963757481376</c:v>
                </c:pt>
                <c:pt idx="299">
                  <c:v>0.94518936837988476</c:v>
                </c:pt>
                <c:pt idx="300">
                  <c:v>0.94419828208293266</c:v>
                </c:pt>
                <c:pt idx="301">
                  <c:v>0.94322187459301832</c:v>
                </c:pt>
                <c:pt idx="302">
                  <c:v>0.94205828294915683</c:v>
                </c:pt>
                <c:pt idx="303">
                  <c:v>0.94036566321141579</c:v>
                </c:pt>
                <c:pt idx="304">
                  <c:v>0.94027877723571995</c:v>
                </c:pt>
                <c:pt idx="305">
                  <c:v>0.93940939288392633</c:v>
                </c:pt>
                <c:pt idx="306">
                  <c:v>0.93849227849512074</c:v>
                </c:pt>
                <c:pt idx="307">
                  <c:v>0.93759306790183483</c:v>
                </c:pt>
                <c:pt idx="308">
                  <c:v>0.9366844442281308</c:v>
                </c:pt>
                <c:pt idx="309">
                  <c:v>0.93578816931176168</c:v>
                </c:pt>
                <c:pt idx="310">
                  <c:v>0.93492709226767223</c:v>
                </c:pt>
                <c:pt idx="311">
                  <c:v>0.93406338713085268</c:v>
                </c:pt>
                <c:pt idx="312">
                  <c:v>0.93309822337327042</c:v>
                </c:pt>
                <c:pt idx="313">
                  <c:v>0.93137404669431079</c:v>
                </c:pt>
                <c:pt idx="314">
                  <c:v>0.93123421963950415</c:v>
                </c:pt>
                <c:pt idx="315">
                  <c:v>0.93029881693418681</c:v>
                </c:pt>
                <c:pt idx="316">
                  <c:v>0.92931639891091</c:v>
                </c:pt>
                <c:pt idx="317">
                  <c:v>0.92828350191389053</c:v>
                </c:pt>
                <c:pt idx="318">
                  <c:v>0.92719904424314392</c:v>
                </c:pt>
                <c:pt idx="319">
                  <c:v>0.92609642951942994</c:v>
                </c:pt>
                <c:pt idx="320">
                  <c:v>0.92507678604995802</c:v>
                </c:pt>
                <c:pt idx="321">
                  <c:v>0.92398595541791073</c:v>
                </c:pt>
                <c:pt idx="322">
                  <c:v>0.92283926159710494</c:v>
                </c:pt>
                <c:pt idx="323">
                  <c:v>0.92149913641663161</c:v>
                </c:pt>
                <c:pt idx="324">
                  <c:v>0.92072548021025613</c:v>
                </c:pt>
                <c:pt idx="325">
                  <c:v>0.91935450582712497</c:v>
                </c:pt>
                <c:pt idx="326">
                  <c:v>0.91867497685067068</c:v>
                </c:pt>
                <c:pt idx="327">
                  <c:v>0.91772025033800941</c:v>
                </c:pt>
                <c:pt idx="328">
                  <c:v>0.91643132887686196</c:v>
                </c:pt>
                <c:pt idx="329">
                  <c:v>0.91581417332728043</c:v>
                </c:pt>
                <c:pt idx="330">
                  <c:v>0.91477824481553827</c:v>
                </c:pt>
                <c:pt idx="331">
                  <c:v>0.91396835077151206</c:v>
                </c:pt>
                <c:pt idx="332">
                  <c:v>0.91307613850662539</c:v>
                </c:pt>
                <c:pt idx="333">
                  <c:v>0.91211736183883496</c:v>
                </c:pt>
                <c:pt idx="334">
                  <c:v>0.91136772363439789</c:v>
                </c:pt>
                <c:pt idx="335">
                  <c:v>0.91049507448852396</c:v>
                </c:pt>
                <c:pt idx="336">
                  <c:v>0.90935632904428798</c:v>
                </c:pt>
                <c:pt idx="337">
                  <c:v>0.90896692900301801</c:v>
                </c:pt>
                <c:pt idx="338">
                  <c:v>0.90803241007544999</c:v>
                </c:pt>
                <c:pt idx="339">
                  <c:v>0.90736792052437798</c:v>
                </c:pt>
                <c:pt idx="340">
                  <c:v>0.9064904612632948</c:v>
                </c:pt>
                <c:pt idx="341">
                  <c:v>0.90528680754059265</c:v>
                </c:pt>
                <c:pt idx="342">
                  <c:v>0.90512608433695341</c:v>
                </c:pt>
                <c:pt idx="343">
                  <c:v>0.9036870904299511</c:v>
                </c:pt>
                <c:pt idx="344">
                  <c:v>0.90364002430546153</c:v>
                </c:pt>
                <c:pt idx="345">
                  <c:v>0.90326965013817051</c:v>
                </c:pt>
                <c:pt idx="346">
                  <c:v>0.90225081635156823</c:v>
                </c:pt>
                <c:pt idx="347">
                  <c:v>0.90194862907120477</c:v>
                </c:pt>
                <c:pt idx="348">
                  <c:v>0.90112652362903012</c:v>
                </c:pt>
                <c:pt idx="349">
                  <c:v>0.90061789985591145</c:v>
                </c:pt>
                <c:pt idx="350">
                  <c:v>0.89986062869520966</c:v>
                </c:pt>
                <c:pt idx="351">
                  <c:v>0.89879309683337949</c:v>
                </c:pt>
                <c:pt idx="352">
                  <c:v>0.89863613269907816</c:v>
                </c:pt>
                <c:pt idx="353">
                  <c:v>0.8964762998362793</c:v>
                </c:pt>
                <c:pt idx="354">
                  <c:v>0.89639434497821413</c:v>
                </c:pt>
                <c:pt idx="355">
                  <c:v>0.89632859038303714</c:v>
                </c:pt>
                <c:pt idx="356">
                  <c:v>0.89563005984814692</c:v>
                </c:pt>
                <c:pt idx="357">
                  <c:v>0.8951553975712534</c:v>
                </c:pt>
                <c:pt idx="358">
                  <c:v>0.89443268177432633</c:v>
                </c:pt>
                <c:pt idx="359">
                  <c:v>0.89373602138996511</c:v>
                </c:pt>
                <c:pt idx="360">
                  <c:v>0.89256761301470566</c:v>
                </c:pt>
                <c:pt idx="361">
                  <c:v>0.89175419411086276</c:v>
                </c:pt>
                <c:pt idx="362">
                  <c:v>0.89165549832712809</c:v>
                </c:pt>
                <c:pt idx="363">
                  <c:v>0.8898146833757189</c:v>
                </c:pt>
                <c:pt idx="364">
                  <c:v>0.8897671070513441</c:v>
                </c:pt>
                <c:pt idx="365">
                  <c:v>0.8893797446496855</c:v>
                </c:pt>
                <c:pt idx="366">
                  <c:v>0.88845639301439205</c:v>
                </c:pt>
                <c:pt idx="367">
                  <c:v>0.88803579217056805</c:v>
                </c:pt>
                <c:pt idx="368">
                  <c:v>0.88728671458731334</c:v>
                </c:pt>
                <c:pt idx="369">
                  <c:v>0.88664719567306804</c:v>
                </c:pt>
                <c:pt idx="370">
                  <c:v>0.88602994899993426</c:v>
                </c:pt>
                <c:pt idx="371">
                  <c:v>0.88504256469043485</c:v>
                </c:pt>
                <c:pt idx="372">
                  <c:v>0.88474173080701912</c:v>
                </c:pt>
                <c:pt idx="373">
                  <c:v>0.88339726821863584</c:v>
                </c:pt>
                <c:pt idx="374">
                  <c:v>0.88335401025428084</c:v>
                </c:pt>
                <c:pt idx="375">
                  <c:v>0.88289988320346358</c:v>
                </c:pt>
                <c:pt idx="376">
                  <c:v>0.88205215690612093</c:v>
                </c:pt>
                <c:pt idx="377">
                  <c:v>0.88168257486388757</c:v>
                </c:pt>
                <c:pt idx="378">
                  <c:v>0.88088758096187791</c:v>
                </c:pt>
                <c:pt idx="379">
                  <c:v>0.88048591824331357</c:v>
                </c:pt>
                <c:pt idx="380">
                  <c:v>0.87996178774887968</c:v>
                </c:pt>
                <c:pt idx="381">
                  <c:v>0.87908568776824081</c:v>
                </c:pt>
                <c:pt idx="382">
                  <c:v>0.87886262733706577</c:v>
                </c:pt>
                <c:pt idx="383">
                  <c:v>0.87750022787733306</c:v>
                </c:pt>
                <c:pt idx="384">
                  <c:v>0.87742117928994445</c:v>
                </c:pt>
                <c:pt idx="385">
                  <c:v>0.87710441991174715</c:v>
                </c:pt>
                <c:pt idx="386">
                  <c:v>0.87678383038322028</c:v>
                </c:pt>
                <c:pt idx="387">
                  <c:v>0.87647674225863759</c:v>
                </c:pt>
                <c:pt idx="388">
                  <c:v>0.87603551519149347</c:v>
                </c:pt>
                <c:pt idx="389">
                  <c:v>0.87557033978343624</c:v>
                </c:pt>
                <c:pt idx="390">
                  <c:v>0.87510867809093973</c:v>
                </c:pt>
                <c:pt idx="391">
                  <c:v>0.87422474904572811</c:v>
                </c:pt>
                <c:pt idx="392">
                  <c:v>0.87420058621466701</c:v>
                </c:pt>
                <c:pt idx="393">
                  <c:v>0.87376327107317797</c:v>
                </c:pt>
                <c:pt idx="394">
                  <c:v>0.8733237079924655</c:v>
                </c:pt>
                <c:pt idx="395">
                  <c:v>0.8728836106108846</c:v>
                </c:pt>
                <c:pt idx="396">
                  <c:v>0.87229706169485854</c:v>
                </c:pt>
                <c:pt idx="397">
                  <c:v>0.87197230485698707</c:v>
                </c:pt>
                <c:pt idx="398">
                  <c:v>0.87149281207701557</c:v>
                </c:pt>
                <c:pt idx="399">
                  <c:v>0.87080565413690814</c:v>
                </c:pt>
                <c:pt idx="400">
                  <c:v>0.8706758690284504</c:v>
                </c:pt>
                <c:pt idx="401">
                  <c:v>0.8700001595211323</c:v>
                </c:pt>
                <c:pt idx="402">
                  <c:v>0.86980621620805043</c:v>
                </c:pt>
                <c:pt idx="403">
                  <c:v>0.86883112752587843</c:v>
                </c:pt>
                <c:pt idx="404">
                  <c:v>0.86880936214721616</c:v>
                </c:pt>
                <c:pt idx="405">
                  <c:v>0.86859684769870815</c:v>
                </c:pt>
                <c:pt idx="406">
                  <c:v>0.86824063150551267</c:v>
                </c:pt>
                <c:pt idx="407">
                  <c:v>0.86800501315482803</c:v>
                </c:pt>
                <c:pt idx="408">
                  <c:v>0.86769115138384467</c:v>
                </c:pt>
                <c:pt idx="409">
                  <c:v>0.86723847238898699</c:v>
                </c:pt>
                <c:pt idx="410">
                  <c:v>0.86719314254383828</c:v>
                </c:pt>
                <c:pt idx="411">
                  <c:v>0.86656098472508714</c:v>
                </c:pt>
                <c:pt idx="412">
                  <c:v>0.86654916176355556</c:v>
                </c:pt>
                <c:pt idx="413">
                  <c:v>0.86642136553876792</c:v>
                </c:pt>
                <c:pt idx="414">
                  <c:v>0.86620166607854654</c:v>
                </c:pt>
                <c:pt idx="415">
                  <c:v>0.86613311039497265</c:v>
                </c:pt>
                <c:pt idx="416">
                  <c:v>0.86593540065001162</c:v>
                </c:pt>
                <c:pt idx="417">
                  <c:v>0.86584336669956885</c:v>
                </c:pt>
                <c:pt idx="418">
                  <c:v>0.86584336669956885</c:v>
                </c:pt>
                <c:pt idx="419">
                  <c:v>0.86584336669956885</c:v>
                </c:pt>
                <c:pt idx="420">
                  <c:v>0.86584336669956885</c:v>
                </c:pt>
                <c:pt idx="421">
                  <c:v>0.86584336669956885</c:v>
                </c:pt>
                <c:pt idx="422">
                  <c:v>0.86584336669956885</c:v>
                </c:pt>
                <c:pt idx="423">
                  <c:v>0.86584336669956885</c:v>
                </c:pt>
                <c:pt idx="424">
                  <c:v>0.86584336669956885</c:v>
                </c:pt>
                <c:pt idx="425">
                  <c:v>0.86584336669956885</c:v>
                </c:pt>
                <c:pt idx="426">
                  <c:v>0.86584336669956885</c:v>
                </c:pt>
                <c:pt idx="427">
                  <c:v>0.86584336669956885</c:v>
                </c:pt>
                <c:pt idx="428">
                  <c:v>0.86584336669956885</c:v>
                </c:pt>
                <c:pt idx="429">
                  <c:v>0.86584336669956885</c:v>
                </c:pt>
                <c:pt idx="430">
                  <c:v>0.86584336669956885</c:v>
                </c:pt>
                <c:pt idx="431">
                  <c:v>0.86584336669956885</c:v>
                </c:pt>
                <c:pt idx="432">
                  <c:v>0.86584336669956885</c:v>
                </c:pt>
                <c:pt idx="433">
                  <c:v>0.86584336669956885</c:v>
                </c:pt>
                <c:pt idx="434">
                  <c:v>0.86584336669956885</c:v>
                </c:pt>
                <c:pt idx="435">
                  <c:v>0.86584336669956885</c:v>
                </c:pt>
                <c:pt idx="436">
                  <c:v>0.86584336669956885</c:v>
                </c:pt>
                <c:pt idx="437">
                  <c:v>0.86584336669956885</c:v>
                </c:pt>
                <c:pt idx="438">
                  <c:v>0.86584336669956885</c:v>
                </c:pt>
                <c:pt idx="439">
                  <c:v>0.86584336669956885</c:v>
                </c:pt>
                <c:pt idx="440">
                  <c:v>0.86584336669956885</c:v>
                </c:pt>
                <c:pt idx="441">
                  <c:v>0.86584336669956885</c:v>
                </c:pt>
                <c:pt idx="442">
                  <c:v>0.86584336669956885</c:v>
                </c:pt>
                <c:pt idx="443">
                  <c:v>0.86584336669956885</c:v>
                </c:pt>
                <c:pt idx="444">
                  <c:v>0.86584336669956885</c:v>
                </c:pt>
                <c:pt idx="445">
                  <c:v>0.86584336669956885</c:v>
                </c:pt>
                <c:pt idx="446">
                  <c:v>0.86584336669956885</c:v>
                </c:pt>
                <c:pt idx="447">
                  <c:v>0.86584336669956885</c:v>
                </c:pt>
                <c:pt idx="448">
                  <c:v>0.86584336669956885</c:v>
                </c:pt>
                <c:pt idx="449">
                  <c:v>0.86584336669956885</c:v>
                </c:pt>
                <c:pt idx="450">
                  <c:v>0.86584336669956885</c:v>
                </c:pt>
                <c:pt idx="451">
                  <c:v>0.86584336669956885</c:v>
                </c:pt>
                <c:pt idx="452">
                  <c:v>0.86584336669956885</c:v>
                </c:pt>
                <c:pt idx="453">
                  <c:v>0.86584336669956885</c:v>
                </c:pt>
                <c:pt idx="454">
                  <c:v>0.86584336669956885</c:v>
                </c:pt>
                <c:pt idx="455">
                  <c:v>0.86584336669956885</c:v>
                </c:pt>
                <c:pt idx="456">
                  <c:v>0.86584336669956885</c:v>
                </c:pt>
                <c:pt idx="457">
                  <c:v>0.86584336669956885</c:v>
                </c:pt>
                <c:pt idx="458">
                  <c:v>0.86584336669956885</c:v>
                </c:pt>
                <c:pt idx="459">
                  <c:v>0.86584336669956885</c:v>
                </c:pt>
                <c:pt idx="460">
                  <c:v>0.86584336669956885</c:v>
                </c:pt>
                <c:pt idx="461">
                  <c:v>0.86584336669956885</c:v>
                </c:pt>
                <c:pt idx="462">
                  <c:v>0.86584336669956885</c:v>
                </c:pt>
                <c:pt idx="463">
                  <c:v>0.86584336669956885</c:v>
                </c:pt>
                <c:pt idx="464">
                  <c:v>0.86584336669956885</c:v>
                </c:pt>
                <c:pt idx="465">
                  <c:v>0.86584336669956885</c:v>
                </c:pt>
                <c:pt idx="466">
                  <c:v>0.86584336669956885</c:v>
                </c:pt>
                <c:pt idx="467">
                  <c:v>0.86584336669956885</c:v>
                </c:pt>
                <c:pt idx="468">
                  <c:v>0.86584336669956885</c:v>
                </c:pt>
                <c:pt idx="469">
                  <c:v>0.86584336669956885</c:v>
                </c:pt>
                <c:pt idx="470">
                  <c:v>0.86584336669956885</c:v>
                </c:pt>
                <c:pt idx="471">
                  <c:v>0.86584336669956885</c:v>
                </c:pt>
                <c:pt idx="472">
                  <c:v>0.86584336669956885</c:v>
                </c:pt>
                <c:pt idx="473">
                  <c:v>0.86584336669956885</c:v>
                </c:pt>
                <c:pt idx="474">
                  <c:v>0.86584336669956885</c:v>
                </c:pt>
                <c:pt idx="475">
                  <c:v>0.86584336669956885</c:v>
                </c:pt>
                <c:pt idx="476">
                  <c:v>0.86584336669956885</c:v>
                </c:pt>
                <c:pt idx="477">
                  <c:v>0.86584336669956885</c:v>
                </c:pt>
                <c:pt idx="478">
                  <c:v>0.86584336669956885</c:v>
                </c:pt>
                <c:pt idx="479">
                  <c:v>0.86584336669956885</c:v>
                </c:pt>
                <c:pt idx="480">
                  <c:v>0.86584336669956885</c:v>
                </c:pt>
                <c:pt idx="481">
                  <c:v>0.86584336669956885</c:v>
                </c:pt>
                <c:pt idx="482">
                  <c:v>0.86584336669956885</c:v>
                </c:pt>
                <c:pt idx="483">
                  <c:v>0.86584336669956885</c:v>
                </c:pt>
                <c:pt idx="484">
                  <c:v>0.86584336669956885</c:v>
                </c:pt>
                <c:pt idx="485">
                  <c:v>0.86584336669956885</c:v>
                </c:pt>
                <c:pt idx="486">
                  <c:v>0.86584336669956885</c:v>
                </c:pt>
                <c:pt idx="487">
                  <c:v>0.86584336669956885</c:v>
                </c:pt>
                <c:pt idx="488">
                  <c:v>0.86584336669956885</c:v>
                </c:pt>
                <c:pt idx="489">
                  <c:v>0.86584336669956885</c:v>
                </c:pt>
                <c:pt idx="490">
                  <c:v>0.86584336669956885</c:v>
                </c:pt>
                <c:pt idx="491">
                  <c:v>0.86584336669956885</c:v>
                </c:pt>
                <c:pt idx="492">
                  <c:v>0.86584336669956885</c:v>
                </c:pt>
                <c:pt idx="493">
                  <c:v>0.86584336669956885</c:v>
                </c:pt>
                <c:pt idx="494">
                  <c:v>0.86584336669956885</c:v>
                </c:pt>
                <c:pt idx="495">
                  <c:v>0.86584336669956885</c:v>
                </c:pt>
                <c:pt idx="496">
                  <c:v>0.86584336669956885</c:v>
                </c:pt>
                <c:pt idx="497">
                  <c:v>0.86584336669956885</c:v>
                </c:pt>
                <c:pt idx="498">
                  <c:v>0.86584336669956885</c:v>
                </c:pt>
                <c:pt idx="499">
                  <c:v>0.86584336669956885</c:v>
                </c:pt>
              </c:numCache>
            </c:numRef>
          </c:yVal>
          <c:smooth val="0"/>
          <c:extLst>
            <c:ext xmlns:c16="http://schemas.microsoft.com/office/drawing/2014/chart" uri="{C3380CC4-5D6E-409C-BE32-E72D297353CC}">
              <c16:uniqueId val="{00000008-11CE-455A-99C1-575223E0969E}"/>
            </c:ext>
          </c:extLst>
        </c:ser>
        <c:ser>
          <c:idx val="9"/>
          <c:order val="9"/>
          <c:tx>
            <c:strRef>
              <c:f>実験2計算_AVE!$BL$2</c:f>
              <c:strCache>
                <c:ptCount val="1"/>
                <c:pt idx="0">
                  <c:v>b=0.9</c:v>
                </c:pt>
              </c:strCache>
            </c:strRef>
          </c:tx>
          <c:spPr>
            <a:ln w="25400" cap="rnd">
              <a:noFill/>
              <a:round/>
            </a:ln>
            <a:effectLst/>
          </c:spPr>
          <c:marker>
            <c:symbol val="circle"/>
            <c:size val="5"/>
            <c:spPr>
              <a:solidFill>
                <a:schemeClr val="accent4">
                  <a:lumMod val="60000"/>
                </a:schemeClr>
              </a:solidFill>
              <a:ln w="9525">
                <a:solidFill>
                  <a:schemeClr val="accent4">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実験2計算_AVE!$BL$3:$BL$502</c:f>
              <c:numCache>
                <c:formatCode>General</c:formatCode>
                <c:ptCount val="500"/>
                <c:pt idx="0">
                  <c:v>0</c:v>
                </c:pt>
                <c:pt idx="1">
                  <c:v>4.1879632939453465E-6</c:v>
                </c:pt>
                <c:pt idx="2">
                  <c:v>4.8867902491528997E-6</c:v>
                </c:pt>
                <c:pt idx="3">
                  <c:v>5.3847793038515024E-6</c:v>
                </c:pt>
                <c:pt idx="4">
                  <c:v>3.3147956363541196E-5</c:v>
                </c:pt>
                <c:pt idx="5">
                  <c:v>1.1637080140325428E-4</c:v>
                </c:pt>
                <c:pt idx="6">
                  <c:v>3.2349088271897773E-4</c:v>
                </c:pt>
                <c:pt idx="7">
                  <c:v>3.8451077157821984E-4</c:v>
                </c:pt>
                <c:pt idx="8">
                  <c:v>5.9099907776080456E-4</c:v>
                </c:pt>
                <c:pt idx="9">
                  <c:v>8.1153331181995172E-4</c:v>
                </c:pt>
                <c:pt idx="10">
                  <c:v>1.0741442394210207E-3</c:v>
                </c:pt>
                <c:pt idx="11">
                  <c:v>1.4535547647243244E-3</c:v>
                </c:pt>
                <c:pt idx="12">
                  <c:v>1.6680691347146981E-3</c:v>
                </c:pt>
                <c:pt idx="13">
                  <c:v>2.1106412245732353E-3</c:v>
                </c:pt>
                <c:pt idx="14">
                  <c:v>2.3038346227163254E-3</c:v>
                </c:pt>
                <c:pt idx="15">
                  <c:v>2.6425118688973002E-3</c:v>
                </c:pt>
                <c:pt idx="16">
                  <c:v>3.6371292088514511E-3</c:v>
                </c:pt>
                <c:pt idx="17">
                  <c:v>3.697374082798504E-3</c:v>
                </c:pt>
                <c:pt idx="18">
                  <c:v>3.9225176832307527E-3</c:v>
                </c:pt>
                <c:pt idx="19">
                  <c:v>4.3431579981623308E-3</c:v>
                </c:pt>
                <c:pt idx="20">
                  <c:v>4.5048501774629249E-3</c:v>
                </c:pt>
                <c:pt idx="21">
                  <c:v>5.0352380909979332E-3</c:v>
                </c:pt>
                <c:pt idx="22">
                  <c:v>5.3233740912876117E-3</c:v>
                </c:pt>
                <c:pt idx="23">
                  <c:v>5.9069203541408741E-3</c:v>
                </c:pt>
                <c:pt idx="24">
                  <c:v>6.4890193393482495E-3</c:v>
                </c:pt>
                <c:pt idx="25">
                  <c:v>6.757247599240096E-3</c:v>
                </c:pt>
                <c:pt idx="26">
                  <c:v>7.533721155275435E-3</c:v>
                </c:pt>
                <c:pt idx="27">
                  <c:v>7.7752668808148398E-3</c:v>
                </c:pt>
                <c:pt idx="28">
                  <c:v>8.3352337961728126E-3</c:v>
                </c:pt>
                <c:pt idx="29">
                  <c:v>9.0428438181792796E-3</c:v>
                </c:pt>
                <c:pt idx="30">
                  <c:v>9.4936575913503254E-3</c:v>
                </c:pt>
                <c:pt idx="31">
                  <c:v>1.0145704468909094E-2</c:v>
                </c:pt>
                <c:pt idx="32">
                  <c:v>1.0779524119307328E-2</c:v>
                </c:pt>
                <c:pt idx="33">
                  <c:v>1.1443167910840718E-2</c:v>
                </c:pt>
                <c:pt idx="34">
                  <c:v>1.2640015086875213E-2</c:v>
                </c:pt>
                <c:pt idx="35">
                  <c:v>1.2887183124902968E-2</c:v>
                </c:pt>
                <c:pt idx="36">
                  <c:v>1.4049863278998381E-2</c:v>
                </c:pt>
                <c:pt idx="37">
                  <c:v>1.4332244565515745E-2</c:v>
                </c:pt>
                <c:pt idx="38">
                  <c:v>1.5061943351491018E-2</c:v>
                </c:pt>
                <c:pt idx="39">
                  <c:v>1.6077355011128287E-2</c:v>
                </c:pt>
                <c:pt idx="40">
                  <c:v>1.6629165200933139E-2</c:v>
                </c:pt>
                <c:pt idx="41">
                  <c:v>1.7449442241304011E-2</c:v>
                </c:pt>
                <c:pt idx="42">
                  <c:v>1.828825876928164E-2</c:v>
                </c:pt>
                <c:pt idx="43">
                  <c:v>1.9107834715312608E-2</c:v>
                </c:pt>
                <c:pt idx="44">
                  <c:v>2.0467746908589726E-2</c:v>
                </c:pt>
                <c:pt idx="45">
                  <c:v>2.0824461813155001E-2</c:v>
                </c:pt>
                <c:pt idx="46">
                  <c:v>2.2168350304380857E-2</c:v>
                </c:pt>
                <c:pt idx="47">
                  <c:v>2.2612527002832363E-2</c:v>
                </c:pt>
                <c:pt idx="48">
                  <c:v>2.3540260400489104E-2</c:v>
                </c:pt>
                <c:pt idx="49">
                  <c:v>2.4650486295247936E-2</c:v>
                </c:pt>
                <c:pt idx="50">
                  <c:v>2.5473413554262241E-2</c:v>
                </c:pt>
                <c:pt idx="51">
                  <c:v>2.6482481532650527E-2</c:v>
                </c:pt>
                <c:pt idx="52">
                  <c:v>2.7524546151449801E-2</c:v>
                </c:pt>
                <c:pt idx="53">
                  <c:v>2.8606712886936125E-2</c:v>
                </c:pt>
                <c:pt idx="54">
                  <c:v>3.0714151669216948E-2</c:v>
                </c:pt>
                <c:pt idx="55">
                  <c:v>3.0844546242360715E-2</c:v>
                </c:pt>
                <c:pt idx="56">
                  <c:v>3.3348799272928595E-2</c:v>
                </c:pt>
                <c:pt idx="57">
                  <c:v>3.3491778721316638E-2</c:v>
                </c:pt>
                <c:pt idx="58">
                  <c:v>3.4480410914881077E-2</c:v>
                </c:pt>
                <c:pt idx="59">
                  <c:v>3.6595749981954237E-2</c:v>
                </c:pt>
                <c:pt idx="60">
                  <c:v>3.701865862335528E-2</c:v>
                </c:pt>
                <c:pt idx="61">
                  <c:v>3.8342174732614802E-2</c:v>
                </c:pt>
                <c:pt idx="62">
                  <c:v>3.9764030065634941E-2</c:v>
                </c:pt>
                <c:pt idx="63">
                  <c:v>4.1101925504974664E-2</c:v>
                </c:pt>
                <c:pt idx="64">
                  <c:v>4.2931915587969098E-2</c:v>
                </c:pt>
                <c:pt idx="65">
                  <c:v>4.3959840397793493E-2</c:v>
                </c:pt>
                <c:pt idx="66">
                  <c:v>4.5460958042390462E-2</c:v>
                </c:pt>
                <c:pt idx="67">
                  <c:v>4.7039621607756654E-2</c:v>
                </c:pt>
                <c:pt idx="68">
                  <c:v>4.8572042516397622E-2</c:v>
                </c:pt>
                <c:pt idx="69">
                  <c:v>5.0615153437703175E-2</c:v>
                </c:pt>
                <c:pt idx="70">
                  <c:v>5.1898905584312593E-2</c:v>
                </c:pt>
                <c:pt idx="71">
                  <c:v>5.3639688419894249E-2</c:v>
                </c:pt>
                <c:pt idx="72">
                  <c:v>5.5379813662443642E-2</c:v>
                </c:pt>
                <c:pt idx="73">
                  <c:v>5.7645272829440562E-2</c:v>
                </c:pt>
                <c:pt idx="74">
                  <c:v>5.9346697541732642E-2</c:v>
                </c:pt>
                <c:pt idx="75">
                  <c:v>6.1021494371270968E-2</c:v>
                </c:pt>
                <c:pt idx="76">
                  <c:v>6.3025784395623105E-2</c:v>
                </c:pt>
                <c:pt idx="77">
                  <c:v>6.5080420224106192E-2</c:v>
                </c:pt>
                <c:pt idx="78">
                  <c:v>6.7250226456109383E-2</c:v>
                </c:pt>
                <c:pt idx="79">
                  <c:v>7.0157284346520327E-2</c:v>
                </c:pt>
                <c:pt idx="80">
                  <c:v>7.1837642121822629E-2</c:v>
                </c:pt>
                <c:pt idx="81">
                  <c:v>7.4347105305226799E-2</c:v>
                </c:pt>
                <c:pt idx="82">
                  <c:v>7.6498995577236037E-2</c:v>
                </c:pt>
                <c:pt idx="83">
                  <c:v>7.8882683494731209E-2</c:v>
                </c:pt>
                <c:pt idx="84">
                  <c:v>8.2713663055126313E-2</c:v>
                </c:pt>
                <c:pt idx="85">
                  <c:v>8.4012443833557604E-2</c:v>
                </c:pt>
                <c:pt idx="86">
                  <c:v>9.0115004907238797E-2</c:v>
                </c:pt>
                <c:pt idx="87">
                  <c:v>9.0257706260714998E-2</c:v>
                </c:pt>
                <c:pt idx="88">
                  <c:v>9.2173927785960036E-2</c:v>
                </c:pt>
                <c:pt idx="89">
                  <c:v>9.6130048447740923E-2</c:v>
                </c:pt>
                <c:pt idx="90">
                  <c:v>9.8160480737044725E-2</c:v>
                </c:pt>
                <c:pt idx="91">
                  <c:v>0.10212068947680154</c:v>
                </c:pt>
                <c:pt idx="92">
                  <c:v>0.10749183101719106</c:v>
                </c:pt>
                <c:pt idx="93">
                  <c:v>0.10777118443671582</c:v>
                </c:pt>
                <c:pt idx="94">
                  <c:v>0.11263084872702123</c:v>
                </c:pt>
                <c:pt idx="95">
                  <c:v>0.11452975354879057</c:v>
                </c:pt>
                <c:pt idx="96">
                  <c:v>0.12059020935774994</c:v>
                </c:pt>
                <c:pt idx="97">
                  <c:v>0.12420436401007813</c:v>
                </c:pt>
                <c:pt idx="98">
                  <c:v>0.12546957333903672</c:v>
                </c:pt>
                <c:pt idx="99">
                  <c:v>0.1294954940102141</c:v>
                </c:pt>
                <c:pt idx="100">
                  <c:v>0.13324859558045385</c:v>
                </c:pt>
                <c:pt idx="101">
                  <c:v>0.137180885620411</c:v>
                </c:pt>
                <c:pt idx="102">
                  <c:v>0.14270026691773571</c:v>
                </c:pt>
                <c:pt idx="103">
                  <c:v>0.14565807489159421</c:v>
                </c:pt>
                <c:pt idx="104">
                  <c:v>0.15079634309890358</c:v>
                </c:pt>
                <c:pt idx="105">
                  <c:v>0.15460884478187276</c:v>
                </c:pt>
                <c:pt idx="106">
                  <c:v>0.15953047709927501</c:v>
                </c:pt>
                <c:pt idx="107">
                  <c:v>0.16621265284154099</c:v>
                </c:pt>
                <c:pt idx="108">
                  <c:v>0.16914500887692571</c:v>
                </c:pt>
                <c:pt idx="109">
                  <c:v>0.17445421229783106</c:v>
                </c:pt>
                <c:pt idx="110">
                  <c:v>0.17980273651310402</c:v>
                </c:pt>
                <c:pt idx="111">
                  <c:v>0.18550698230042961</c:v>
                </c:pt>
                <c:pt idx="112">
                  <c:v>0.19355664136449713</c:v>
                </c:pt>
                <c:pt idx="113">
                  <c:v>0.19719199795301562</c:v>
                </c:pt>
                <c:pt idx="114">
                  <c:v>0.2068171824448348</c:v>
                </c:pt>
                <c:pt idx="115">
                  <c:v>0.21035576830079197</c:v>
                </c:pt>
                <c:pt idx="116">
                  <c:v>0.21977065965586465</c:v>
                </c:pt>
                <c:pt idx="117">
                  <c:v>0.22548144653521637</c:v>
                </c:pt>
                <c:pt idx="118">
                  <c:v>0.22912506989747267</c:v>
                </c:pt>
                <c:pt idx="119">
                  <c:v>0.23605050142622125</c:v>
                </c:pt>
                <c:pt idx="120">
                  <c:v>0.24271148337690024</c:v>
                </c:pt>
                <c:pt idx="121">
                  <c:v>0.24973934235513623</c:v>
                </c:pt>
                <c:pt idx="122">
                  <c:v>0.25899968436763104</c:v>
                </c:pt>
                <c:pt idx="123">
                  <c:v>0.26322086896950803</c:v>
                </c:pt>
                <c:pt idx="124">
                  <c:v>0.27177023250139337</c:v>
                </c:pt>
                <c:pt idx="125">
                  <c:v>0.27773909836410082</c:v>
                </c:pt>
                <c:pt idx="126">
                  <c:v>0.28544911189708172</c:v>
                </c:pt>
                <c:pt idx="127">
                  <c:v>0.29382028606895721</c:v>
                </c:pt>
                <c:pt idx="128">
                  <c:v>0.29835058599501407</c:v>
                </c:pt>
                <c:pt idx="129">
                  <c:v>0.30569101765005458</c:v>
                </c:pt>
                <c:pt idx="130">
                  <c:v>0.31292160246403927</c:v>
                </c:pt>
                <c:pt idx="131">
                  <c:v>0.32034740968288911</c:v>
                </c:pt>
                <c:pt idx="132">
                  <c:v>0.3287293519174706</c:v>
                </c:pt>
                <c:pt idx="133">
                  <c:v>0.33507316267512011</c:v>
                </c:pt>
                <c:pt idx="134">
                  <c:v>0.34356266096521154</c:v>
                </c:pt>
                <c:pt idx="135">
                  <c:v>0.35101578365831143</c:v>
                </c:pt>
                <c:pt idx="136">
                  <c:v>0.35946809998507423</c:v>
                </c:pt>
                <c:pt idx="137">
                  <c:v>0.36802756607941578</c:v>
                </c:pt>
                <c:pt idx="138">
                  <c:v>0.37376673417167544</c:v>
                </c:pt>
                <c:pt idx="139">
                  <c:v>0.38209263760799722</c:v>
                </c:pt>
                <c:pt idx="140">
                  <c:v>0.39012174531388244</c:v>
                </c:pt>
                <c:pt idx="141">
                  <c:v>0.39813750410015669</c:v>
                </c:pt>
                <c:pt idx="142">
                  <c:v>0.40808698654275272</c:v>
                </c:pt>
                <c:pt idx="143">
                  <c:v>0.41476794536975681</c:v>
                </c:pt>
                <c:pt idx="144">
                  <c:v>0.42387551802526485</c:v>
                </c:pt>
                <c:pt idx="145">
                  <c:v>0.43188423175479523</c:v>
                </c:pt>
                <c:pt idx="146">
                  <c:v>0.44332470316414663</c:v>
                </c:pt>
                <c:pt idx="147">
                  <c:v>0.45101685394353458</c:v>
                </c:pt>
                <c:pt idx="148">
                  <c:v>0.45829551080558545</c:v>
                </c:pt>
                <c:pt idx="149">
                  <c:v>0.46702941572658302</c:v>
                </c:pt>
                <c:pt idx="150">
                  <c:v>0.47603652587353207</c:v>
                </c:pt>
                <c:pt idx="151">
                  <c:v>0.48517239986672839</c:v>
                </c:pt>
                <c:pt idx="152">
                  <c:v>0.49539601394820915</c:v>
                </c:pt>
                <c:pt idx="153">
                  <c:v>0.50373958157230581</c:v>
                </c:pt>
                <c:pt idx="154">
                  <c:v>0.51506815355980318</c:v>
                </c:pt>
                <c:pt idx="155">
                  <c:v>0.52231764035535699</c:v>
                </c:pt>
                <c:pt idx="156">
                  <c:v>0.53163855362529078</c:v>
                </c:pt>
                <c:pt idx="157">
                  <c:v>0.54098461592455593</c:v>
                </c:pt>
                <c:pt idx="158">
                  <c:v>0.54995205707322903</c:v>
                </c:pt>
                <c:pt idx="159">
                  <c:v>0.55958363241125542</c:v>
                </c:pt>
                <c:pt idx="160">
                  <c:v>0.56866595577591295</c:v>
                </c:pt>
                <c:pt idx="161">
                  <c:v>0.57812987820745676</c:v>
                </c:pt>
                <c:pt idx="162">
                  <c:v>0.58954872014670801</c:v>
                </c:pt>
                <c:pt idx="163">
                  <c:v>0.59706740856442797</c:v>
                </c:pt>
                <c:pt idx="164">
                  <c:v>0.60660770516000551</c:v>
                </c:pt>
                <c:pt idx="165">
                  <c:v>0.61537653313087159</c:v>
                </c:pt>
                <c:pt idx="166">
                  <c:v>0.62781892246227566</c:v>
                </c:pt>
                <c:pt idx="167">
                  <c:v>0.63367264155357172</c:v>
                </c:pt>
                <c:pt idx="168">
                  <c:v>0.64267628580135894</c:v>
                </c:pt>
                <c:pt idx="169">
                  <c:v>0.65200735389589215</c:v>
                </c:pt>
                <c:pt idx="170">
                  <c:v>0.66072406721218357</c:v>
                </c:pt>
                <c:pt idx="171">
                  <c:v>0.66951129837783185</c:v>
                </c:pt>
                <c:pt idx="172">
                  <c:v>0.68139042949646611</c:v>
                </c:pt>
                <c:pt idx="173">
                  <c:v>0.68712860882815119</c:v>
                </c:pt>
                <c:pt idx="174">
                  <c:v>0.69755274766762343</c:v>
                </c:pt>
                <c:pt idx="175">
                  <c:v>0.70407489021006875</c:v>
                </c:pt>
                <c:pt idx="176">
                  <c:v>0.71252186089309444</c:v>
                </c:pt>
                <c:pt idx="177">
                  <c:v>0.72116252604820141</c:v>
                </c:pt>
                <c:pt idx="178">
                  <c:v>0.7294729169767119</c:v>
                </c:pt>
                <c:pt idx="179">
                  <c:v>0.73811226605452662</c:v>
                </c:pt>
                <c:pt idx="180">
                  <c:v>0.74918004446597997</c:v>
                </c:pt>
                <c:pt idx="181">
                  <c:v>0.75424751788061895</c:v>
                </c:pt>
                <c:pt idx="182">
                  <c:v>0.76538330777938013</c:v>
                </c:pt>
                <c:pt idx="183">
                  <c:v>0.77047626694406524</c:v>
                </c:pt>
                <c:pt idx="184">
                  <c:v>0.77941001814193411</c:v>
                </c:pt>
                <c:pt idx="185">
                  <c:v>0.7885746760994794</c:v>
                </c:pt>
                <c:pt idx="186">
                  <c:v>0.7936841566821341</c:v>
                </c:pt>
                <c:pt idx="187">
                  <c:v>0.80168823255509203</c:v>
                </c:pt>
                <c:pt idx="188">
                  <c:v>0.80827671576536364</c:v>
                </c:pt>
                <c:pt idx="189">
                  <c:v>0.81563379088837418</c:v>
                </c:pt>
                <c:pt idx="190">
                  <c:v>0.82465766853251432</c:v>
                </c:pt>
                <c:pt idx="191">
                  <c:v>0.82897774596857055</c:v>
                </c:pt>
                <c:pt idx="192">
                  <c:v>0.83583250419465038</c:v>
                </c:pt>
                <c:pt idx="193">
                  <c:v>0.84182879411535871</c:v>
                </c:pt>
                <c:pt idx="194">
                  <c:v>0.84825281165433897</c:v>
                </c:pt>
                <c:pt idx="195">
                  <c:v>0.85983461587872767</c:v>
                </c:pt>
                <c:pt idx="196">
                  <c:v>0.86010557978769075</c:v>
                </c:pt>
                <c:pt idx="197">
                  <c:v>0.86501505695217973</c:v>
                </c:pt>
                <c:pt idx="198">
                  <c:v>0.87001053382517868</c:v>
                </c:pt>
                <c:pt idx="199">
                  <c:v>0.87521370448927249</c:v>
                </c:pt>
                <c:pt idx="200">
                  <c:v>0.88149565694308452</c:v>
                </c:pt>
                <c:pt idx="201">
                  <c:v>0.88423456432260783</c:v>
                </c:pt>
                <c:pt idx="202">
                  <c:v>0.89032243841655156</c:v>
                </c:pt>
                <c:pt idx="203">
                  <c:v>0.89267564554265666</c:v>
                </c:pt>
                <c:pt idx="204">
                  <c:v>0.89771250163381056</c:v>
                </c:pt>
                <c:pt idx="205">
                  <c:v>0.90090129665956198</c:v>
                </c:pt>
                <c:pt idx="206">
                  <c:v>0.90403119795972886</c:v>
                </c:pt>
                <c:pt idx="207">
                  <c:v>0.90758110620034038</c:v>
                </c:pt>
                <c:pt idx="208">
                  <c:v>0.91082055431301745</c:v>
                </c:pt>
                <c:pt idx="209">
                  <c:v>0.91412220813720502</c:v>
                </c:pt>
                <c:pt idx="210">
                  <c:v>0.91822329090588006</c:v>
                </c:pt>
                <c:pt idx="211">
                  <c:v>0.92017728120569175</c:v>
                </c:pt>
                <c:pt idx="212">
                  <c:v>0.92319746934817681</c:v>
                </c:pt>
                <c:pt idx="213">
                  <c:v>0.92594257672346303</c:v>
                </c:pt>
                <c:pt idx="214">
                  <c:v>0.92992877098116034</c:v>
                </c:pt>
                <c:pt idx="215">
                  <c:v>0.93308723148167794</c:v>
                </c:pt>
                <c:pt idx="216">
                  <c:v>0.93402289956795803</c:v>
                </c:pt>
                <c:pt idx="217">
                  <c:v>0.93661905833410841</c:v>
                </c:pt>
                <c:pt idx="218">
                  <c:v>0.93898717015713862</c:v>
                </c:pt>
                <c:pt idx="219">
                  <c:v>0.94163776705044355</c:v>
                </c:pt>
                <c:pt idx="220">
                  <c:v>0.94530332069957435</c:v>
                </c:pt>
                <c:pt idx="221">
                  <c:v>0.94651703373762908</c:v>
                </c:pt>
                <c:pt idx="222">
                  <c:v>0.95184618596451354</c:v>
                </c:pt>
                <c:pt idx="223">
                  <c:v>0.95202019001039928</c:v>
                </c:pt>
                <c:pt idx="224">
                  <c:v>0.95306799655347541</c:v>
                </c:pt>
                <c:pt idx="225">
                  <c:v>0.95608281833932429</c:v>
                </c:pt>
                <c:pt idx="226">
                  <c:v>0.9568618071956525</c:v>
                </c:pt>
                <c:pt idx="227">
                  <c:v>0.95974429053946897</c:v>
                </c:pt>
                <c:pt idx="228">
                  <c:v>0.960775276820512</c:v>
                </c:pt>
                <c:pt idx="229">
                  <c:v>0.96264259887014014</c:v>
                </c:pt>
                <c:pt idx="230">
                  <c:v>0.96556711934526551</c:v>
                </c:pt>
                <c:pt idx="231">
                  <c:v>0.96620987994598528</c:v>
                </c:pt>
                <c:pt idx="232">
                  <c:v>0.96885258796644957</c:v>
                </c:pt>
                <c:pt idx="233">
                  <c:v>0.96919289028933953</c:v>
                </c:pt>
                <c:pt idx="234">
                  <c:v>0.97069123000001578</c:v>
                </c:pt>
                <c:pt idx="235">
                  <c:v>0.97190603906944073</c:v>
                </c:pt>
                <c:pt idx="236">
                  <c:v>0.97291066362398138</c:v>
                </c:pt>
                <c:pt idx="237">
                  <c:v>0.97398251536005942</c:v>
                </c:pt>
                <c:pt idx="238">
                  <c:v>0.97490894161596675</c:v>
                </c:pt>
                <c:pt idx="239">
                  <c:v>0.97580146820917912</c:v>
                </c:pt>
                <c:pt idx="240">
                  <c:v>0.97692262918165285</c:v>
                </c:pt>
                <c:pt idx="241">
                  <c:v>0.97727762752985159</c:v>
                </c:pt>
                <c:pt idx="242">
                  <c:v>0.97826322346696248</c:v>
                </c:pt>
                <c:pt idx="243">
                  <c:v>0.97849281348810901</c:v>
                </c:pt>
                <c:pt idx="244">
                  <c:v>0.97905348831364947</c:v>
                </c:pt>
                <c:pt idx="245">
                  <c:v>0.97962802610510302</c:v>
                </c:pt>
                <c:pt idx="246">
                  <c:v>0.97992023945391216</c:v>
                </c:pt>
                <c:pt idx="247">
                  <c:v>0.98035683190223666</c:v>
                </c:pt>
                <c:pt idx="248">
                  <c:v>0.98055364807066092</c:v>
                </c:pt>
                <c:pt idx="249">
                  <c:v>0.98077125920319441</c:v>
                </c:pt>
                <c:pt idx="250">
                  <c:v>0.98098862996106062</c:v>
                </c:pt>
                <c:pt idx="251">
                  <c:v>0.9810026053482136</c:v>
                </c:pt>
                <c:pt idx="252">
                  <c:v>0.98093072526137071</c:v>
                </c:pt>
                <c:pt idx="253">
                  <c:v>0.98090085491572521</c:v>
                </c:pt>
                <c:pt idx="254">
                  <c:v>0.98078679006807967</c:v>
                </c:pt>
                <c:pt idx="255">
                  <c:v>0.98048283800532499</c:v>
                </c:pt>
                <c:pt idx="256">
                  <c:v>0.98023106329059828</c:v>
                </c:pt>
                <c:pt idx="257">
                  <c:v>0.97976486847833066</c:v>
                </c:pt>
                <c:pt idx="258">
                  <c:v>0.97903023513852527</c:v>
                </c:pt>
                <c:pt idx="259">
                  <c:v>0.97885364856906953</c:v>
                </c:pt>
                <c:pt idx="260">
                  <c:v>0.97775515297085869</c:v>
                </c:pt>
                <c:pt idx="261">
                  <c:v>0.97771127889212017</c:v>
                </c:pt>
                <c:pt idx="262">
                  <c:v>0.97706035429197435</c:v>
                </c:pt>
                <c:pt idx="263">
                  <c:v>0.97518902786409778</c:v>
                </c:pt>
                <c:pt idx="264">
                  <c:v>0.97515135948476783</c:v>
                </c:pt>
                <c:pt idx="265">
                  <c:v>0.97513179399538563</c:v>
                </c:pt>
                <c:pt idx="266">
                  <c:v>0.97477926639777224</c:v>
                </c:pt>
                <c:pt idx="267">
                  <c:v>0.97422792781162582</c:v>
                </c:pt>
                <c:pt idx="268">
                  <c:v>0.973370444730009</c:v>
                </c:pt>
                <c:pt idx="269">
                  <c:v>0.97305135818522059</c:v>
                </c:pt>
                <c:pt idx="270">
                  <c:v>0.9722727807711703</c:v>
                </c:pt>
                <c:pt idx="271">
                  <c:v>0.9719090431627524</c:v>
                </c:pt>
                <c:pt idx="272">
                  <c:v>0.97121286506928661</c:v>
                </c:pt>
                <c:pt idx="273">
                  <c:v>0.96941200863239152</c:v>
                </c:pt>
                <c:pt idx="274">
                  <c:v>0.96932795447434084</c:v>
                </c:pt>
                <c:pt idx="275">
                  <c:v>0.96929155450373117</c:v>
                </c:pt>
                <c:pt idx="276">
                  <c:v>0.96861756980762603</c:v>
                </c:pt>
                <c:pt idx="277">
                  <c:v>0.96783649262806415</c:v>
                </c:pt>
                <c:pt idx="278">
                  <c:v>0.96669499557462568</c:v>
                </c:pt>
                <c:pt idx="279">
                  <c:v>0.96613138155032774</c:v>
                </c:pt>
                <c:pt idx="280">
                  <c:v>0.96507964757569009</c:v>
                </c:pt>
                <c:pt idx="281">
                  <c:v>0.96435790889402995</c:v>
                </c:pt>
                <c:pt idx="282">
                  <c:v>0.96297898877657995</c:v>
                </c:pt>
                <c:pt idx="283">
                  <c:v>0.96219946187659211</c:v>
                </c:pt>
                <c:pt idx="284">
                  <c:v>0.96133766741667459</c:v>
                </c:pt>
                <c:pt idx="285">
                  <c:v>0.95999608889714372</c:v>
                </c:pt>
                <c:pt idx="286">
                  <c:v>0.95930748793314269</c:v>
                </c:pt>
                <c:pt idx="287">
                  <c:v>0.95821396209856158</c:v>
                </c:pt>
                <c:pt idx="288">
                  <c:v>0.95682136662065753</c:v>
                </c:pt>
                <c:pt idx="289">
                  <c:v>0.95616310411797389</c:v>
                </c:pt>
                <c:pt idx="290">
                  <c:v>0.95509675288921247</c:v>
                </c:pt>
                <c:pt idx="291">
                  <c:v>0.95406437070252625</c:v>
                </c:pt>
                <c:pt idx="292">
                  <c:v>0.95262144902844925</c:v>
                </c:pt>
                <c:pt idx="293">
                  <c:v>0.95151674212817983</c:v>
                </c:pt>
                <c:pt idx="294">
                  <c:v>0.95080152726739708</c:v>
                </c:pt>
                <c:pt idx="295">
                  <c:v>0.9497843747827015</c:v>
                </c:pt>
                <c:pt idx="296">
                  <c:v>0.94874340384993072</c:v>
                </c:pt>
                <c:pt idx="297">
                  <c:v>0.94769676110961365</c:v>
                </c:pt>
                <c:pt idx="298">
                  <c:v>0.9464816619864872</c:v>
                </c:pt>
                <c:pt idx="299">
                  <c:v>0.94567098980535513</c:v>
                </c:pt>
                <c:pt idx="300">
                  <c:v>0.94467970094110243</c:v>
                </c:pt>
                <c:pt idx="301">
                  <c:v>0.94370279405798241</c:v>
                </c:pt>
                <c:pt idx="302">
                  <c:v>0.94253770394177683</c:v>
                </c:pt>
                <c:pt idx="303">
                  <c:v>0.94084082882600062</c:v>
                </c:pt>
                <c:pt idx="304">
                  <c:v>0.94075365689197676</c:v>
                </c:pt>
                <c:pt idx="305">
                  <c:v>0.93988140890583938</c:v>
                </c:pt>
                <c:pt idx="306">
                  <c:v>0.93896165318676494</c:v>
                </c:pt>
                <c:pt idx="307">
                  <c:v>0.93806063673373496</c:v>
                </c:pt>
                <c:pt idx="308">
                  <c:v>0.93715109245996575</c:v>
                </c:pt>
                <c:pt idx="309">
                  <c:v>0.93625476143595621</c:v>
                </c:pt>
                <c:pt idx="310">
                  <c:v>0.93539416691184452</c:v>
                </c:pt>
                <c:pt idx="311">
                  <c:v>0.93453133080485729</c:v>
                </c:pt>
                <c:pt idx="312">
                  <c:v>0.93356762121515169</c:v>
                </c:pt>
                <c:pt idx="313">
                  <c:v>0.93184686681394779</c:v>
                </c:pt>
                <c:pt idx="314">
                  <c:v>0.93170735047765696</c:v>
                </c:pt>
                <c:pt idx="315">
                  <c:v>0.93077392673913784</c:v>
                </c:pt>
                <c:pt idx="316">
                  <c:v>0.92979332066237841</c:v>
                </c:pt>
                <c:pt idx="317">
                  <c:v>0.92876227098941877</c:v>
                </c:pt>
                <c:pt idx="318">
                  <c:v>0.92767994451438474</c:v>
                </c:pt>
                <c:pt idx="319">
                  <c:v>0.9265791899780681</c:v>
                </c:pt>
                <c:pt idx="320">
                  <c:v>0.92556035355091282</c:v>
                </c:pt>
                <c:pt idx="321">
                  <c:v>0.92446921781693314</c:v>
                </c:pt>
                <c:pt idx="322">
                  <c:v>0.92332097085612796</c:v>
                </c:pt>
                <c:pt idx="323">
                  <c:v>0.92197758152477038</c:v>
                </c:pt>
                <c:pt idx="324">
                  <c:v>0.92120153820592698</c:v>
                </c:pt>
                <c:pt idx="325">
                  <c:v>0.91982655161721361</c:v>
                </c:pt>
                <c:pt idx="326">
                  <c:v>0.9191452944407752</c:v>
                </c:pt>
                <c:pt idx="327">
                  <c:v>0.91818801010961826</c:v>
                </c:pt>
                <c:pt idx="328">
                  <c:v>0.91689528442626933</c:v>
                </c:pt>
                <c:pt idx="329">
                  <c:v>0.91627646035711652</c:v>
                </c:pt>
                <c:pt idx="330">
                  <c:v>0.91523817774590221</c:v>
                </c:pt>
                <c:pt idx="331">
                  <c:v>0.91442639925939684</c:v>
                </c:pt>
                <c:pt idx="332">
                  <c:v>0.91353154268125669</c:v>
                </c:pt>
                <c:pt idx="333">
                  <c:v>0.91256924073205092</c:v>
                </c:pt>
                <c:pt idx="334">
                  <c:v>0.91181655603183231</c:v>
                </c:pt>
                <c:pt idx="335">
                  <c:v>0.91094028522547732</c:v>
                </c:pt>
                <c:pt idx="336">
                  <c:v>0.90979763718580997</c:v>
                </c:pt>
                <c:pt idx="337">
                  <c:v>0.9094072816971599</c:v>
                </c:pt>
                <c:pt idx="338">
                  <c:v>0.90847078212306709</c:v>
                </c:pt>
                <c:pt idx="339">
                  <c:v>0.90780479107423018</c:v>
                </c:pt>
                <c:pt idx="340">
                  <c:v>0.90692472579589345</c:v>
                </c:pt>
                <c:pt idx="341">
                  <c:v>0.90571715283750553</c:v>
                </c:pt>
                <c:pt idx="342">
                  <c:v>0.90555594930298666</c:v>
                </c:pt>
                <c:pt idx="343">
                  <c:v>0.90411340953552166</c:v>
                </c:pt>
                <c:pt idx="344">
                  <c:v>0.90406624967841431</c:v>
                </c:pt>
                <c:pt idx="345">
                  <c:v>0.9036951638024463</c:v>
                </c:pt>
                <c:pt idx="346">
                  <c:v>0.90267472735999876</c:v>
                </c:pt>
                <c:pt idx="347">
                  <c:v>0.90237218336129243</c:v>
                </c:pt>
                <c:pt idx="348">
                  <c:v>0.90154951618329371</c:v>
                </c:pt>
                <c:pt idx="349">
                  <c:v>0.90104078076939709</c:v>
                </c:pt>
                <c:pt idx="350">
                  <c:v>0.90028330919741861</c:v>
                </c:pt>
                <c:pt idx="351">
                  <c:v>0.89921564731748338</c:v>
                </c:pt>
                <c:pt idx="352">
                  <c:v>0.89905871140950899</c:v>
                </c:pt>
                <c:pt idx="353">
                  <c:v>0.89689786777412928</c:v>
                </c:pt>
                <c:pt idx="354">
                  <c:v>0.89681581583258851</c:v>
                </c:pt>
                <c:pt idx="355">
                  <c:v>0.89674997752049457</c:v>
                </c:pt>
                <c:pt idx="356">
                  <c:v>0.89605047247499348</c:v>
                </c:pt>
                <c:pt idx="357">
                  <c:v>0.89557517769724271</c:v>
                </c:pt>
                <c:pt idx="358">
                  <c:v>0.89485186137663197</c:v>
                </c:pt>
                <c:pt idx="359">
                  <c:v>0.89415513562205695</c:v>
                </c:pt>
                <c:pt idx="360">
                  <c:v>0.89298754556727278</c:v>
                </c:pt>
                <c:pt idx="361">
                  <c:v>0.89217505687159548</c:v>
                </c:pt>
                <c:pt idx="362">
                  <c:v>0.89207647507797294</c:v>
                </c:pt>
                <c:pt idx="363">
                  <c:v>0.89023480280694012</c:v>
                </c:pt>
                <c:pt idx="364">
                  <c:v>0.89018712777881892</c:v>
                </c:pt>
                <c:pt idx="365">
                  <c:v>0.88979886456649115</c:v>
                </c:pt>
                <c:pt idx="366">
                  <c:v>0.88887295254938803</c:v>
                </c:pt>
                <c:pt idx="367">
                  <c:v>0.8884511188921731</c:v>
                </c:pt>
                <c:pt idx="368">
                  <c:v>0.8877001289839852</c:v>
                </c:pt>
                <c:pt idx="369">
                  <c:v>0.88705909384453463</c:v>
                </c:pt>
                <c:pt idx="370">
                  <c:v>0.88644023161645724</c:v>
                </c:pt>
                <c:pt idx="371">
                  <c:v>0.88545033570388931</c:v>
                </c:pt>
                <c:pt idx="372">
                  <c:v>0.88514884666600047</c:v>
                </c:pt>
                <c:pt idx="373">
                  <c:v>0.88380309094405973</c:v>
                </c:pt>
                <c:pt idx="374">
                  <c:v>0.88375984053965106</c:v>
                </c:pt>
                <c:pt idx="375">
                  <c:v>0.88330583634943693</c:v>
                </c:pt>
                <c:pt idx="376">
                  <c:v>0.88245752091211815</c:v>
                </c:pt>
                <c:pt idx="377">
                  <c:v>0.88208710193205708</c:v>
                </c:pt>
                <c:pt idx="378">
                  <c:v>0.88128936725177209</c:v>
                </c:pt>
                <c:pt idx="379">
                  <c:v>0.88088601335729844</c:v>
                </c:pt>
                <c:pt idx="380">
                  <c:v>0.88035955521771625</c:v>
                </c:pt>
                <c:pt idx="381">
                  <c:v>0.87947961151940079</c:v>
                </c:pt>
                <c:pt idx="382">
                  <c:v>0.87925565130739691</c:v>
                </c:pt>
                <c:pt idx="383">
                  <c:v>0.87789034787886366</c:v>
                </c:pt>
                <c:pt idx="384">
                  <c:v>0.87781128497932115</c:v>
                </c:pt>
                <c:pt idx="385">
                  <c:v>0.87749452116941618</c:v>
                </c:pt>
                <c:pt idx="386">
                  <c:v>0.87717393991892145</c:v>
                </c:pt>
                <c:pt idx="387">
                  <c:v>0.87686683454776915</c:v>
                </c:pt>
                <c:pt idx="388">
                  <c:v>0.87642565773439496</c:v>
                </c:pt>
                <c:pt idx="389">
                  <c:v>0.87596059757625178</c:v>
                </c:pt>
                <c:pt idx="390">
                  <c:v>0.87549886667876342</c:v>
                </c:pt>
                <c:pt idx="391">
                  <c:v>0.87461435566461709</c:v>
                </c:pt>
                <c:pt idx="392">
                  <c:v>0.87459017282082341</c:v>
                </c:pt>
                <c:pt idx="393">
                  <c:v>0.87415273914374503</c:v>
                </c:pt>
                <c:pt idx="394">
                  <c:v>0.87371328306078044</c:v>
                </c:pt>
                <c:pt idx="395">
                  <c:v>0.87327320453599511</c:v>
                </c:pt>
                <c:pt idx="396">
                  <c:v>0.87268637860701725</c:v>
                </c:pt>
                <c:pt idx="397">
                  <c:v>0.87236127736809344</c:v>
                </c:pt>
                <c:pt idx="398">
                  <c:v>0.8718812585539103</c:v>
                </c:pt>
                <c:pt idx="399">
                  <c:v>0.87119380641416444</c:v>
                </c:pt>
                <c:pt idx="400">
                  <c:v>0.87106401153036728</c:v>
                </c:pt>
                <c:pt idx="401">
                  <c:v>0.87038748194579652</c:v>
                </c:pt>
                <c:pt idx="402">
                  <c:v>0.8701930033882036</c:v>
                </c:pt>
                <c:pt idx="403">
                  <c:v>0.86921114865881555</c:v>
                </c:pt>
                <c:pt idx="404">
                  <c:v>0.86918913929442754</c:v>
                </c:pt>
                <c:pt idx="405">
                  <c:v>0.8689741434319721</c:v>
                </c:pt>
                <c:pt idx="406">
                  <c:v>0.8686138030030407</c:v>
                </c:pt>
                <c:pt idx="407">
                  <c:v>0.86837587662624005</c:v>
                </c:pt>
                <c:pt idx="408">
                  <c:v>0.86805997234963328</c:v>
                </c:pt>
                <c:pt idx="409">
                  <c:v>0.86760509320847456</c:v>
                </c:pt>
                <c:pt idx="410">
                  <c:v>0.86755950989398123</c:v>
                </c:pt>
                <c:pt idx="411">
                  <c:v>0.86692294993206009</c:v>
                </c:pt>
                <c:pt idx="412">
                  <c:v>0.86691102888778004</c:v>
                </c:pt>
                <c:pt idx="413">
                  <c:v>0.86678212381577302</c:v>
                </c:pt>
                <c:pt idx="414">
                  <c:v>0.86655994867694164</c:v>
                </c:pt>
                <c:pt idx="415">
                  <c:v>0.86649039068794864</c:v>
                </c:pt>
                <c:pt idx="416">
                  <c:v>0.86628846898057232</c:v>
                </c:pt>
                <c:pt idx="417">
                  <c:v>0.86619337500107219</c:v>
                </c:pt>
                <c:pt idx="418">
                  <c:v>0.86619337500107219</c:v>
                </c:pt>
                <c:pt idx="419">
                  <c:v>0.86619337500107219</c:v>
                </c:pt>
                <c:pt idx="420">
                  <c:v>0.86619337500107219</c:v>
                </c:pt>
                <c:pt idx="421">
                  <c:v>0.86619337500107219</c:v>
                </c:pt>
                <c:pt idx="422">
                  <c:v>0.86619337500107219</c:v>
                </c:pt>
                <c:pt idx="423">
                  <c:v>0.86619337500107219</c:v>
                </c:pt>
                <c:pt idx="424">
                  <c:v>0.86619337500107219</c:v>
                </c:pt>
                <c:pt idx="425">
                  <c:v>0.86619337500107219</c:v>
                </c:pt>
                <c:pt idx="426">
                  <c:v>0.86619337500107219</c:v>
                </c:pt>
                <c:pt idx="427">
                  <c:v>0.86619337500107219</c:v>
                </c:pt>
                <c:pt idx="428">
                  <c:v>0.86619337500107219</c:v>
                </c:pt>
                <c:pt idx="429">
                  <c:v>0.86619337500107219</c:v>
                </c:pt>
                <c:pt idx="430">
                  <c:v>0.86619337500107219</c:v>
                </c:pt>
                <c:pt idx="431">
                  <c:v>0.86619337500107219</c:v>
                </c:pt>
                <c:pt idx="432">
                  <c:v>0.86619337500107219</c:v>
                </c:pt>
                <c:pt idx="433">
                  <c:v>0.86619337500107219</c:v>
                </c:pt>
                <c:pt idx="434">
                  <c:v>0.86619337500107219</c:v>
                </c:pt>
                <c:pt idx="435">
                  <c:v>0.86619337500107219</c:v>
                </c:pt>
                <c:pt idx="436">
                  <c:v>0.86619337500107219</c:v>
                </c:pt>
                <c:pt idx="437">
                  <c:v>0.86619337500107219</c:v>
                </c:pt>
                <c:pt idx="438">
                  <c:v>0.86619337500107219</c:v>
                </c:pt>
                <c:pt idx="439">
                  <c:v>0.86619337500107219</c:v>
                </c:pt>
                <c:pt idx="440">
                  <c:v>0.86619337500107219</c:v>
                </c:pt>
                <c:pt idx="441">
                  <c:v>0.86619337500107219</c:v>
                </c:pt>
                <c:pt idx="442">
                  <c:v>0.86619337500107219</c:v>
                </c:pt>
                <c:pt idx="443">
                  <c:v>0.86619337500107219</c:v>
                </c:pt>
                <c:pt idx="444">
                  <c:v>0.86619337500107219</c:v>
                </c:pt>
                <c:pt idx="445">
                  <c:v>0.86619337500107219</c:v>
                </c:pt>
                <c:pt idx="446">
                  <c:v>0.86619337500107219</c:v>
                </c:pt>
                <c:pt idx="447">
                  <c:v>0.86619337500107219</c:v>
                </c:pt>
                <c:pt idx="448">
                  <c:v>0.86619337500107219</c:v>
                </c:pt>
                <c:pt idx="449">
                  <c:v>0.86619337500107219</c:v>
                </c:pt>
                <c:pt idx="450">
                  <c:v>0.86619337500107219</c:v>
                </c:pt>
                <c:pt idx="451">
                  <c:v>0.86619337500107219</c:v>
                </c:pt>
                <c:pt idx="452">
                  <c:v>0.86619337500107219</c:v>
                </c:pt>
                <c:pt idx="453">
                  <c:v>0.86619337500107219</c:v>
                </c:pt>
                <c:pt idx="454">
                  <c:v>0.86619337500107219</c:v>
                </c:pt>
                <c:pt idx="455">
                  <c:v>0.86619337500107219</c:v>
                </c:pt>
                <c:pt idx="456">
                  <c:v>0.86619337500107219</c:v>
                </c:pt>
                <c:pt idx="457">
                  <c:v>0.86619337500107219</c:v>
                </c:pt>
                <c:pt idx="458">
                  <c:v>0.86619337500107219</c:v>
                </c:pt>
                <c:pt idx="459">
                  <c:v>0.86619337500107219</c:v>
                </c:pt>
                <c:pt idx="460">
                  <c:v>0.86619337500107219</c:v>
                </c:pt>
                <c:pt idx="461">
                  <c:v>0.86619337500107219</c:v>
                </c:pt>
                <c:pt idx="462">
                  <c:v>0.86619337500107219</c:v>
                </c:pt>
                <c:pt idx="463">
                  <c:v>0.86619337500107219</c:v>
                </c:pt>
                <c:pt idx="464">
                  <c:v>0.86619337500107219</c:v>
                </c:pt>
                <c:pt idx="465">
                  <c:v>0.86619337500107219</c:v>
                </c:pt>
                <c:pt idx="466">
                  <c:v>0.86619337500107219</c:v>
                </c:pt>
                <c:pt idx="467">
                  <c:v>0.86619337500107219</c:v>
                </c:pt>
                <c:pt idx="468">
                  <c:v>0.86619337500107219</c:v>
                </c:pt>
                <c:pt idx="469">
                  <c:v>0.86619337500107219</c:v>
                </c:pt>
                <c:pt idx="470">
                  <c:v>0.86619337500107219</c:v>
                </c:pt>
                <c:pt idx="471">
                  <c:v>0.86619337500107219</c:v>
                </c:pt>
                <c:pt idx="472">
                  <c:v>0.86619337500107219</c:v>
                </c:pt>
                <c:pt idx="473">
                  <c:v>0.86619337500107219</c:v>
                </c:pt>
                <c:pt idx="474">
                  <c:v>0.86619337500107219</c:v>
                </c:pt>
                <c:pt idx="475">
                  <c:v>0.86619337500107219</c:v>
                </c:pt>
                <c:pt idx="476">
                  <c:v>0.86619337500107219</c:v>
                </c:pt>
                <c:pt idx="477">
                  <c:v>0.86619337500107219</c:v>
                </c:pt>
                <c:pt idx="478">
                  <c:v>0.86619337500107219</c:v>
                </c:pt>
                <c:pt idx="479">
                  <c:v>0.86619337500107219</c:v>
                </c:pt>
                <c:pt idx="480">
                  <c:v>0.86619337500107219</c:v>
                </c:pt>
                <c:pt idx="481">
                  <c:v>0.86619337500107219</c:v>
                </c:pt>
                <c:pt idx="482">
                  <c:v>0.86619337500107219</c:v>
                </c:pt>
                <c:pt idx="483">
                  <c:v>0.86619337500107219</c:v>
                </c:pt>
                <c:pt idx="484">
                  <c:v>0.86619337500107219</c:v>
                </c:pt>
                <c:pt idx="485">
                  <c:v>0.86619337500107219</c:v>
                </c:pt>
                <c:pt idx="486">
                  <c:v>0.86619337500107219</c:v>
                </c:pt>
                <c:pt idx="487">
                  <c:v>0.86619337500107219</c:v>
                </c:pt>
                <c:pt idx="488">
                  <c:v>0.86619337500107219</c:v>
                </c:pt>
                <c:pt idx="489">
                  <c:v>0.86619337500107219</c:v>
                </c:pt>
                <c:pt idx="490">
                  <c:v>0.86619337500107219</c:v>
                </c:pt>
                <c:pt idx="491">
                  <c:v>0.86619337500107219</c:v>
                </c:pt>
                <c:pt idx="492">
                  <c:v>0.86619337500107219</c:v>
                </c:pt>
                <c:pt idx="493">
                  <c:v>0.86619337500107219</c:v>
                </c:pt>
                <c:pt idx="494">
                  <c:v>0.86619337500107219</c:v>
                </c:pt>
                <c:pt idx="495">
                  <c:v>0.86619337500107219</c:v>
                </c:pt>
                <c:pt idx="496">
                  <c:v>0.86619337500107219</c:v>
                </c:pt>
                <c:pt idx="497">
                  <c:v>0.86619337500107219</c:v>
                </c:pt>
                <c:pt idx="498">
                  <c:v>0.86619337500107219</c:v>
                </c:pt>
                <c:pt idx="499">
                  <c:v>0.86619337500107219</c:v>
                </c:pt>
              </c:numCache>
            </c:numRef>
          </c:yVal>
          <c:smooth val="0"/>
          <c:extLst>
            <c:ext xmlns:c16="http://schemas.microsoft.com/office/drawing/2014/chart" uri="{C3380CC4-5D6E-409C-BE32-E72D297353CC}">
              <c16:uniqueId val="{00000009-11CE-455A-99C1-575223E0969E}"/>
            </c:ext>
          </c:extLst>
        </c:ser>
        <c:ser>
          <c:idx val="10"/>
          <c:order val="10"/>
          <c:tx>
            <c:strRef>
              <c:f>実験2計算_AVE!$BM$2</c:f>
              <c:strCache>
                <c:ptCount val="1"/>
                <c:pt idx="0">
                  <c:v>b=1</c:v>
                </c:pt>
              </c:strCache>
            </c:strRef>
          </c:tx>
          <c:spPr>
            <a:ln w="38100" cap="rnd">
              <a:noFill/>
              <a:round/>
            </a:ln>
            <a:effectLst/>
          </c:spPr>
          <c:marker>
            <c:symbol val="circle"/>
            <c:size val="5"/>
            <c:spPr>
              <a:solidFill>
                <a:schemeClr val="accent5">
                  <a:lumMod val="60000"/>
                </a:schemeClr>
              </a:solidFill>
              <a:ln w="9525">
                <a:solidFill>
                  <a:schemeClr val="accent5">
                    <a:lumMod val="60000"/>
                  </a:schemeClr>
                </a:solidFill>
              </a:ln>
              <a:effectLst/>
            </c:spPr>
          </c:marker>
          <c:xVal>
            <c:strRef>
              <c:f>実験2計算_AVE!$A$3:$A$502</c:f>
              <c:strCache>
                <c:ptCount val="418"/>
                <c:pt idx="0">
                  <c:v>0</c:v>
                </c:pt>
                <c:pt idx="1">
                  <c:v>0.010142</c:v>
                </c:pt>
                <c:pt idx="2">
                  <c:v>0.010908</c:v>
                </c:pt>
                <c:pt idx="3">
                  <c:v>0.011371</c:v>
                </c:pt>
                <c:pt idx="4">
                  <c:v>0.020691</c:v>
                </c:pt>
                <c:pt idx="5">
                  <c:v>0.032072</c:v>
                </c:pt>
                <c:pt idx="6">
                  <c:v>0.047554</c:v>
                </c:pt>
                <c:pt idx="7">
                  <c:v>0.051022</c:v>
                </c:pt>
                <c:pt idx="8">
                  <c:v>0.061469</c:v>
                </c:pt>
                <c:pt idx="9">
                  <c:v>0.071184</c:v>
                </c:pt>
                <c:pt idx="10">
                  <c:v>0.081475</c:v>
                </c:pt>
                <c:pt idx="11">
                  <c:v>0.094972</c:v>
                </c:pt>
                <c:pt idx="12">
                  <c:v>0.102165</c:v>
                </c:pt>
                <c:pt idx="13">
                  <c:v>0.116204</c:v>
                </c:pt>
                <c:pt idx="14">
                  <c:v>0.122031</c:v>
                </c:pt>
                <c:pt idx="15">
                  <c:v>0.131954</c:v>
                </c:pt>
                <c:pt idx="16">
                  <c:v>0.159476</c:v>
                </c:pt>
                <c:pt idx="17">
                  <c:v>0.161073</c:v>
                </c:pt>
                <c:pt idx="18">
                  <c:v>0.166976</c:v>
                </c:pt>
                <c:pt idx="19">
                  <c:v>0.177866</c:v>
                </c:pt>
                <c:pt idx="20">
                  <c:v>0.182024</c:v>
                </c:pt>
                <c:pt idx="21">
                  <c:v>0.195363</c:v>
                </c:pt>
                <c:pt idx="22">
                  <c:v>0.202347</c:v>
                </c:pt>
                <c:pt idx="23">
                  <c:v>0.215699</c:v>
                </c:pt>
                <c:pt idx="24">
                  <c:v>0.228048</c:v>
                </c:pt>
                <c:pt idx="25">
                  <c:v>0.233472</c:v>
                </c:pt>
                <c:pt idx="26">
                  <c:v>0.2485</c:v>
                </c:pt>
                <c:pt idx="27">
                  <c:v>0.252995</c:v>
                </c:pt>
                <c:pt idx="28">
                  <c:v>0.263125</c:v>
                </c:pt>
                <c:pt idx="29">
                  <c:v>0.275395</c:v>
                </c:pt>
                <c:pt idx="30">
                  <c:v>0.282929</c:v>
                </c:pt>
                <c:pt idx="31">
                  <c:v>0.293475</c:v>
                </c:pt>
                <c:pt idx="32">
                  <c:v>0.303374</c:v>
                </c:pt>
                <c:pt idx="33">
                  <c:v>0.313407</c:v>
                </c:pt>
                <c:pt idx="34">
                  <c:v>0.33075</c:v>
                </c:pt>
                <c:pt idx="35">
                  <c:v>0.334226</c:v>
                </c:pt>
                <c:pt idx="36">
                  <c:v>0.350231</c:v>
                </c:pt>
                <c:pt idx="37">
                  <c:v>0.354038</c:v>
                </c:pt>
                <c:pt idx="38">
                  <c:v>0.36373</c:v>
                </c:pt>
                <c:pt idx="39">
                  <c:v>0.376878</c:v>
                </c:pt>
                <c:pt idx="40">
                  <c:v>0.383875</c:v>
                </c:pt>
                <c:pt idx="41">
                  <c:v>0.394128</c:v>
                </c:pt>
                <c:pt idx="42">
                  <c:v>0.40445</c:v>
                </c:pt>
                <c:pt idx="43">
                  <c:v>0.414369</c:v>
                </c:pt>
                <c:pt idx="44">
                  <c:v>0.430388</c:v>
                </c:pt>
                <c:pt idx="45">
                  <c:v>0.434494</c:v>
                </c:pt>
                <c:pt idx="46">
                  <c:v>0.449614</c:v>
                </c:pt>
                <c:pt idx="47">
                  <c:v>0.454499</c:v>
                </c:pt>
                <c:pt idx="48">
                  <c:v>0.464533</c:v>
                </c:pt>
                <c:pt idx="49">
                  <c:v>0.476249</c:v>
                </c:pt>
                <c:pt idx="50">
                  <c:v>0.484732</c:v>
                </c:pt>
                <c:pt idx="51">
                  <c:v>0.494881</c:v>
                </c:pt>
                <c:pt idx="52">
                  <c:v>0.505053</c:v>
                </c:pt>
                <c:pt idx="53">
                  <c:v>0.515291</c:v>
                </c:pt>
                <c:pt idx="54">
                  <c:v>0.534334</c:v>
                </c:pt>
                <c:pt idx="55">
                  <c:v>0.535476</c:v>
                </c:pt>
                <c:pt idx="56">
                  <c:v>0.556672</c:v>
                </c:pt>
                <c:pt idx="57">
                  <c:v>0.557843</c:v>
                </c:pt>
                <c:pt idx="58">
                  <c:v>0.565846</c:v>
                </c:pt>
                <c:pt idx="59">
                  <c:v>0.582474</c:v>
                </c:pt>
                <c:pt idx="60">
                  <c:v>0.585724</c:v>
                </c:pt>
                <c:pt idx="61">
                  <c:v>0.595748</c:v>
                </c:pt>
                <c:pt idx="62">
                  <c:v>0.606281</c:v>
                </c:pt>
                <c:pt idx="63">
                  <c:v>0.615982</c:v>
                </c:pt>
                <c:pt idx="64">
                  <c:v>0.628925</c:v>
                </c:pt>
                <c:pt idx="65">
                  <c:v>0.636026</c:v>
                </c:pt>
                <c:pt idx="66">
                  <c:v>0.646164</c:v>
                </c:pt>
                <c:pt idx="67">
                  <c:v>0.656533</c:v>
                </c:pt>
                <c:pt idx="68">
                  <c:v>0.666313</c:v>
                </c:pt>
                <c:pt idx="69">
                  <c:v>0.678922</c:v>
                </c:pt>
                <c:pt idx="70">
                  <c:v>0.686612</c:v>
                </c:pt>
                <c:pt idx="71">
                  <c:v>0.696782</c:v>
                </c:pt>
                <c:pt idx="72">
                  <c:v>0.706674</c:v>
                </c:pt>
                <c:pt idx="73">
                  <c:v>0.719172</c:v>
                </c:pt>
                <c:pt idx="74">
                  <c:v>0.728281</c:v>
                </c:pt>
                <c:pt idx="75">
                  <c:v>0.737009</c:v>
                </c:pt>
                <c:pt idx="76">
                  <c:v>0.747154</c:v>
                </c:pt>
                <c:pt idx="77">
                  <c:v>0.757235</c:v>
                </c:pt>
                <c:pt idx="78">
                  <c:v>0.767556</c:v>
                </c:pt>
                <c:pt idx="79">
                  <c:v>0.780916</c:v>
                </c:pt>
                <c:pt idx="80">
                  <c:v>0.788412</c:v>
                </c:pt>
                <c:pt idx="81">
                  <c:v>0.799302</c:v>
                </c:pt>
                <c:pt idx="82">
                  <c:v>0.808365</c:v>
                </c:pt>
                <c:pt idx="83">
                  <c:v>0.818134</c:v>
                </c:pt>
                <c:pt idx="84">
                  <c:v>0.833288</c:v>
                </c:pt>
                <c:pt idx="85">
                  <c:v>0.838281</c:v>
                </c:pt>
                <c:pt idx="86">
                  <c:v>0.860815</c:v>
                </c:pt>
                <c:pt idx="87">
                  <c:v>0.861325</c:v>
                </c:pt>
                <c:pt idx="88">
                  <c:v>0.868104</c:v>
                </c:pt>
                <c:pt idx="89">
                  <c:v>0.881696</c:v>
                </c:pt>
                <c:pt idx="90">
                  <c:v>0.88847</c:v>
                </c:pt>
                <c:pt idx="91">
                  <c:v>0.901318</c:v>
                </c:pt>
                <c:pt idx="92">
                  <c:v>0.918049</c:v>
                </c:pt>
                <c:pt idx="93">
                  <c:v>0.918899</c:v>
                </c:pt>
                <c:pt idx="94">
                  <c:v>0.933388</c:v>
                </c:pt>
                <c:pt idx="95">
                  <c:v>0.938904</c:v>
                </c:pt>
                <c:pt idx="96">
                  <c:v>0.956001</c:v>
                </c:pt>
                <c:pt idx="97">
                  <c:v>0.965852</c:v>
                </c:pt>
                <c:pt idx="98">
                  <c:v>0.969242</c:v>
                </c:pt>
                <c:pt idx="99">
                  <c:v>0.97983</c:v>
                </c:pt>
                <c:pt idx="100">
                  <c:v>0.98944</c:v>
                </c:pt>
                <c:pt idx="101">
                  <c:v>0.99925</c:v>
                </c:pt>
                <c:pt idx="102">
                  <c:v>1.012588</c:v>
                </c:pt>
                <c:pt idx="103">
                  <c:v>1.019537</c:v>
                </c:pt>
                <c:pt idx="104">
                  <c:v>1.031283</c:v>
                </c:pt>
                <c:pt idx="105">
                  <c:v>1.039737</c:v>
                </c:pt>
                <c:pt idx="106">
                  <c:v>1.050317</c:v>
                </c:pt>
                <c:pt idx="107">
                  <c:v>1.064087</c:v>
                </c:pt>
                <c:pt idx="108">
                  <c:v>1.069925</c:v>
                </c:pt>
                <c:pt idx="109">
                  <c:v>1.080198</c:v>
                </c:pt>
                <c:pt idx="110">
                  <c:v>1.090193</c:v>
                </c:pt>
                <c:pt idx="111">
                  <c:v>1.100502</c:v>
                </c:pt>
                <c:pt idx="112">
                  <c:v>1.114505</c:v>
                </c:pt>
                <c:pt idx="113">
                  <c:v>1.120641</c:v>
                </c:pt>
                <c:pt idx="114">
                  <c:v>1.1364</c:v>
                </c:pt>
                <c:pt idx="115">
                  <c:v>1.142034</c:v>
                </c:pt>
                <c:pt idx="116">
                  <c:v>1.156699</c:v>
                </c:pt>
                <c:pt idx="117">
                  <c:v>1.165403</c:v>
                </c:pt>
                <c:pt idx="118">
                  <c:v>1.170901</c:v>
                </c:pt>
                <c:pt idx="119">
                  <c:v>1.181269</c:v>
                </c:pt>
                <c:pt idx="120">
                  <c:v>1.191161</c:v>
                </c:pt>
                <c:pt idx="121">
                  <c:v>1.201532</c:v>
                </c:pt>
                <c:pt idx="122">
                  <c:v>1.21511</c:v>
                </c:pt>
                <c:pt idx="123">
                  <c:v>1.221269</c:v>
                </c:pt>
                <c:pt idx="124">
                  <c:v>1.233692</c:v>
                </c:pt>
                <c:pt idx="125">
                  <c:v>1.242322</c:v>
                </c:pt>
                <c:pt idx="126">
                  <c:v>1.253399</c:v>
                </c:pt>
                <c:pt idx="127">
                  <c:v>1.265315</c:v>
                </c:pt>
                <c:pt idx="128">
                  <c:v>1.271711</c:v>
                </c:pt>
                <c:pt idx="129">
                  <c:v>1.281996</c:v>
                </c:pt>
                <c:pt idx="130">
                  <c:v>1.292037</c:v>
                </c:pt>
                <c:pt idx="131">
                  <c:v>1.302261</c:v>
                </c:pt>
                <c:pt idx="132">
                  <c:v>1.313693</c:v>
                </c:pt>
                <c:pt idx="133">
                  <c:v>1.322263</c:v>
                </c:pt>
                <c:pt idx="134">
                  <c:v>1.333605</c:v>
                </c:pt>
                <c:pt idx="135">
                  <c:v>1.34343</c:v>
                </c:pt>
                <c:pt idx="136">
                  <c:v>1.354413</c:v>
                </c:pt>
                <c:pt idx="137">
                  <c:v>1.365372</c:v>
                </c:pt>
                <c:pt idx="138">
                  <c:v>1.372638</c:v>
                </c:pt>
                <c:pt idx="139">
                  <c:v>1.38308</c:v>
                </c:pt>
                <c:pt idx="140">
                  <c:v>1.393052</c:v>
                </c:pt>
                <c:pt idx="141">
                  <c:v>1.402921</c:v>
                </c:pt>
                <c:pt idx="142">
                  <c:v>1.415053</c:v>
                </c:pt>
                <c:pt idx="143">
                  <c:v>1.423122</c:v>
                </c:pt>
                <c:pt idx="144">
                  <c:v>1.434007</c:v>
                </c:pt>
                <c:pt idx="145">
                  <c:v>1.443463</c:v>
                </c:pt>
                <c:pt idx="146">
                  <c:v>1.456779</c:v>
                </c:pt>
                <c:pt idx="147">
                  <c:v>1.465606</c:v>
                </c:pt>
                <c:pt idx="148">
                  <c:v>1.473869</c:v>
                </c:pt>
                <c:pt idx="149">
                  <c:v>1.483682</c:v>
                </c:pt>
                <c:pt idx="150">
                  <c:v>1.493703</c:v>
                </c:pt>
                <c:pt idx="151">
                  <c:v>1.503784</c:v>
                </c:pt>
                <c:pt idx="152">
                  <c:v>1.514988</c:v>
                </c:pt>
                <c:pt idx="153">
                  <c:v>1.524087</c:v>
                </c:pt>
                <c:pt idx="154">
                  <c:v>1.536405</c:v>
                </c:pt>
                <c:pt idx="155">
                  <c:v>1.544277</c:v>
                </c:pt>
                <c:pt idx="156">
                  <c:v>1.554398</c:v>
                </c:pt>
                <c:pt idx="157">
                  <c:v>1.564546</c:v>
                </c:pt>
                <c:pt idx="158">
                  <c:v>1.574276</c:v>
                </c:pt>
                <c:pt idx="159">
                  <c:v>1.584712</c:v>
                </c:pt>
                <c:pt idx="160">
                  <c:v>1.594539</c:v>
                </c:pt>
                <c:pt idx="161">
                  <c:v>1.604773</c:v>
                </c:pt>
                <c:pt idx="162">
                  <c:v>1.617131</c:v>
                </c:pt>
                <c:pt idx="163">
                  <c:v>1.625283</c:v>
                </c:pt>
                <c:pt idx="164">
                  <c:v>1.635658</c:v>
                </c:pt>
                <c:pt idx="165">
                  <c:v>1.645237</c:v>
                </c:pt>
                <c:pt idx="166">
                  <c:v>1.658925</c:v>
                </c:pt>
                <c:pt idx="167">
                  <c:v>1.665409</c:v>
                </c:pt>
                <c:pt idx="168">
                  <c:v>1.67544</c:v>
                </c:pt>
                <c:pt idx="169">
                  <c:v>1.68591</c:v>
                </c:pt>
                <c:pt idx="170">
                  <c:v>1.695764</c:v>
                </c:pt>
                <c:pt idx="171">
                  <c:v>1.705778</c:v>
                </c:pt>
                <c:pt idx="172">
                  <c:v>1.719452</c:v>
                </c:pt>
                <c:pt idx="173">
                  <c:v>1.726115</c:v>
                </c:pt>
                <c:pt idx="174">
                  <c:v>1.738316</c:v>
                </c:pt>
                <c:pt idx="175">
                  <c:v>1.746011</c:v>
                </c:pt>
                <c:pt idx="176">
                  <c:v>1.756038</c:v>
                </c:pt>
                <c:pt idx="177">
                  <c:v>1.76636</c:v>
                </c:pt>
                <c:pt idx="178">
                  <c:v>1.776347</c:v>
                </c:pt>
                <c:pt idx="179">
                  <c:v>1.786792</c:v>
                </c:pt>
                <c:pt idx="180">
                  <c:v>1.800278</c:v>
                </c:pt>
                <c:pt idx="181">
                  <c:v>1.806499</c:v>
                </c:pt>
                <c:pt idx="182">
                  <c:v>1.82032</c:v>
                </c:pt>
                <c:pt idx="183">
                  <c:v>1.826725</c:v>
                </c:pt>
                <c:pt idx="184">
                  <c:v>1.838138</c:v>
                </c:pt>
                <c:pt idx="185">
                  <c:v>1.850122</c:v>
                </c:pt>
                <c:pt idx="186">
                  <c:v>1.856938</c:v>
                </c:pt>
                <c:pt idx="187">
                  <c:v>1.867823</c:v>
                </c:pt>
                <c:pt idx="188">
                  <c:v>1.876989</c:v>
                </c:pt>
                <c:pt idx="189">
                  <c:v>1.887475</c:v>
                </c:pt>
                <c:pt idx="190">
                  <c:v>1.900755</c:v>
                </c:pt>
                <c:pt idx="191">
                  <c:v>1.907298</c:v>
                </c:pt>
                <c:pt idx="192">
                  <c:v>1.917969</c:v>
                </c:pt>
                <c:pt idx="193">
                  <c:v>1.927633</c:v>
                </c:pt>
                <c:pt idx="194">
                  <c:v>1.938373</c:v>
                </c:pt>
                <c:pt idx="195">
                  <c:v>1.958873</c:v>
                </c:pt>
                <c:pt idx="196">
                  <c:v>1.959372</c:v>
                </c:pt>
                <c:pt idx="197">
                  <c:v>1.968588</c:v>
                </c:pt>
                <c:pt idx="198">
                  <c:v>1.978333</c:v>
                </c:pt>
                <c:pt idx="199">
                  <c:v>1.988925</c:v>
                </c:pt>
                <c:pt idx="200">
                  <c:v>2.002399</c:v>
                </c:pt>
                <c:pt idx="201">
                  <c:v>2.00854</c:v>
                </c:pt>
                <c:pt idx="202">
                  <c:v>2.022848</c:v>
                </c:pt>
                <c:pt idx="203">
                  <c:v>2.028645</c:v>
                </c:pt>
                <c:pt idx="204">
                  <c:v>2.041564</c:v>
                </c:pt>
                <c:pt idx="205">
                  <c:v>2.050125</c:v>
                </c:pt>
                <c:pt idx="206">
                  <c:v>2.058846</c:v>
                </c:pt>
                <c:pt idx="207">
                  <c:v>2.069162</c:v>
                </c:pt>
                <c:pt idx="208">
                  <c:v>2.078982</c:v>
                </c:pt>
                <c:pt idx="209">
                  <c:v>2.089368</c:v>
                </c:pt>
                <c:pt idx="210">
                  <c:v>2.102774</c:v>
                </c:pt>
                <c:pt idx="211">
                  <c:v>2.109359</c:v>
                </c:pt>
                <c:pt idx="212">
                  <c:v>2.119781</c:v>
                </c:pt>
                <c:pt idx="213">
                  <c:v>2.129524</c:v>
                </c:pt>
                <c:pt idx="214">
                  <c:v>2.144167</c:v>
                </c:pt>
                <c:pt idx="215">
                  <c:v>2.1562</c:v>
                </c:pt>
                <c:pt idx="216">
                  <c:v>2.159839</c:v>
                </c:pt>
                <c:pt idx="217">
                  <c:v>2.170123</c:v>
                </c:pt>
                <c:pt idx="218">
                  <c:v>2.179742</c:v>
                </c:pt>
                <c:pt idx="219">
                  <c:v>2.190758</c:v>
                </c:pt>
                <c:pt idx="220">
                  <c:v>2.206438</c:v>
                </c:pt>
                <c:pt idx="221">
                  <c:v>2.21176</c:v>
                </c:pt>
                <c:pt idx="222">
                  <c:v>2.236173</c:v>
                </c:pt>
                <c:pt idx="223">
                  <c:v>2.237002</c:v>
                </c:pt>
                <c:pt idx="224">
                  <c:v>2.242036</c:v>
                </c:pt>
                <c:pt idx="225">
                  <c:v>2.256883</c:v>
                </c:pt>
                <c:pt idx="226">
                  <c:v>2.260804</c:v>
                </c:pt>
                <c:pt idx="227">
                  <c:v>2.275585</c:v>
                </c:pt>
                <c:pt idx="228">
                  <c:v>2.280988</c:v>
                </c:pt>
                <c:pt idx="229">
                  <c:v>2.29103</c:v>
                </c:pt>
                <c:pt idx="230">
                  <c:v>2.307811</c:v>
                </c:pt>
                <c:pt idx="231">
                  <c:v>2.311732</c:v>
                </c:pt>
                <c:pt idx="232">
                  <c:v>2.329169</c:v>
                </c:pt>
                <c:pt idx="233">
                  <c:v>2.331599</c:v>
                </c:pt>
                <c:pt idx="234">
                  <c:v>2.342881</c:v>
                </c:pt>
                <c:pt idx="235">
                  <c:v>2.352837</c:v>
                </c:pt>
                <c:pt idx="236">
                  <c:v>2.361741</c:v>
                </c:pt>
                <c:pt idx="237">
                  <c:v>2.372074</c:v>
                </c:pt>
                <c:pt idx="238">
                  <c:v>2.381886</c:v>
                </c:pt>
                <c:pt idx="239">
                  <c:v>2.392326</c:v>
                </c:pt>
                <c:pt idx="240">
                  <c:v>2.407164</c:v>
                </c:pt>
                <c:pt idx="241">
                  <c:v>2.412351</c:v>
                </c:pt>
                <c:pt idx="242">
                  <c:v>2.428138</c:v>
                </c:pt>
                <c:pt idx="243">
                  <c:v>2.432169</c:v>
                </c:pt>
                <c:pt idx="244">
                  <c:v>2.442777</c:v>
                </c:pt>
                <c:pt idx="245">
                  <c:v>2.455192</c:v>
                </c:pt>
                <c:pt idx="246">
                  <c:v>2.462424</c:v>
                </c:pt>
                <c:pt idx="247">
                  <c:v>2.475379</c:v>
                </c:pt>
                <c:pt idx="248">
                  <c:v>2.482696</c:v>
                </c:pt>
                <c:pt idx="249">
                  <c:v>2.492925</c:v>
                </c:pt>
                <c:pt idx="250">
                  <c:v>2.510516</c:v>
                </c:pt>
                <c:pt idx="251">
                  <c:v>2.512932</c:v>
                </c:pt>
                <c:pt idx="252">
                  <c:v>2.533877</c:v>
                </c:pt>
                <c:pt idx="253">
                  <c:v>2.536219</c:v>
                </c:pt>
                <c:pt idx="254">
                  <c:v>2.543079</c:v>
                </c:pt>
                <c:pt idx="255">
                  <c:v>2.555508</c:v>
                </c:pt>
                <c:pt idx="256">
                  <c:v>2.56329</c:v>
                </c:pt>
                <c:pt idx="257">
                  <c:v>2.575132</c:v>
                </c:pt>
                <c:pt idx="258">
                  <c:v>2.590606</c:v>
                </c:pt>
                <c:pt idx="259">
                  <c:v>2.593995</c:v>
                </c:pt>
                <c:pt idx="260">
                  <c:v>2.614037</c:v>
                </c:pt>
                <c:pt idx="261">
                  <c:v>2.614807</c:v>
                </c:pt>
                <c:pt idx="262">
                  <c:v>2.626127</c:v>
                </c:pt>
                <c:pt idx="263">
                  <c:v>2.658132</c:v>
                </c:pt>
                <c:pt idx="264">
                  <c:v>2.658771</c:v>
                </c:pt>
                <c:pt idx="265">
                  <c:v>2.659103</c:v>
                </c:pt>
                <c:pt idx="266">
                  <c:v>2.665088</c:v>
                </c:pt>
                <c:pt idx="267">
                  <c:v>2.674466</c:v>
                </c:pt>
                <c:pt idx="268">
                  <c:v>2.689162</c:v>
                </c:pt>
                <c:pt idx="269">
                  <c:v>2.694681</c:v>
                </c:pt>
                <c:pt idx="270">
                  <c:v>2.708198</c:v>
                </c:pt>
                <c:pt idx="271">
                  <c:v>2.714482</c:v>
                </c:pt>
                <c:pt idx="272">
                  <c:v>2.726181</c:v>
                </c:pt>
                <c:pt idx="273">
                  <c:v>2.753864</c:v>
                </c:pt>
                <c:pt idx="274">
                  <c:v>2.755073</c:v>
                </c:pt>
                <c:pt idx="275">
                  <c:v>2.755594</c:v>
                </c:pt>
                <c:pt idx="276">
                  <c:v>2.764939</c:v>
                </c:pt>
                <c:pt idx="277">
                  <c:v>2.775144</c:v>
                </c:pt>
                <c:pt idx="278">
                  <c:v>2.789122</c:v>
                </c:pt>
                <c:pt idx="279">
                  <c:v>2.795706</c:v>
                </c:pt>
                <c:pt idx="280">
                  <c:v>2.807593</c:v>
                </c:pt>
                <c:pt idx="281">
                  <c:v>2.815481</c:v>
                </c:pt>
                <c:pt idx="282">
                  <c:v>2.829956</c:v>
                </c:pt>
                <c:pt idx="283">
                  <c:v>2.837817</c:v>
                </c:pt>
                <c:pt idx="284">
                  <c:v>2.846299</c:v>
                </c:pt>
                <c:pt idx="285">
                  <c:v>2.859258</c:v>
                </c:pt>
                <c:pt idx="286">
                  <c:v>2.86585</c:v>
                </c:pt>
                <c:pt idx="287">
                  <c:v>2.876332</c:v>
                </c:pt>
                <c:pt idx="288">
                  <c:v>2.88973</c:v>
                </c:pt>
                <c:pt idx="289">
                  <c:v>2.896073</c:v>
                </c:pt>
                <c:pt idx="290">
                  <c:v>2.906329</c:v>
                </c:pt>
                <c:pt idx="291">
                  <c:v>2.916202</c:v>
                </c:pt>
                <c:pt idx="292">
                  <c:v>2.929885</c:v>
                </c:pt>
                <c:pt idx="293">
                  <c:v>2.940289</c:v>
                </c:pt>
                <c:pt idx="294">
                  <c:v>2.947009</c:v>
                </c:pt>
                <c:pt idx="295">
                  <c:v>2.95662</c:v>
                </c:pt>
                <c:pt idx="296">
                  <c:v>2.966621</c:v>
                </c:pt>
                <c:pt idx="297">
                  <c:v>2.976915</c:v>
                </c:pt>
                <c:pt idx="298">
                  <c:v>2.989153</c:v>
                </c:pt>
                <c:pt idx="299">
                  <c:v>2.997432</c:v>
                </c:pt>
                <c:pt idx="300">
                  <c:v>3.007579</c:v>
                </c:pt>
                <c:pt idx="301">
                  <c:v>3.017578</c:v>
                </c:pt>
                <c:pt idx="302">
                  <c:v>3.029551</c:v>
                </c:pt>
                <c:pt idx="303">
                  <c:v>3.047284</c:v>
                </c:pt>
                <c:pt idx="304">
                  <c:v>3.048208</c:v>
                </c:pt>
                <c:pt idx="305">
                  <c:v>3.057583</c:v>
                </c:pt>
                <c:pt idx="306">
                  <c:v>3.067731</c:v>
                </c:pt>
                <c:pt idx="307">
                  <c:v>3.077898</c:v>
                </c:pt>
                <c:pt idx="308">
                  <c:v>3.088301</c:v>
                </c:pt>
                <c:pt idx="309">
                  <c:v>3.09859</c:v>
                </c:pt>
                <c:pt idx="310">
                  <c:v>3.108416</c:v>
                </c:pt>
                <c:pt idx="311">
                  <c:v>3.118159</c:v>
                </c:pt>
                <c:pt idx="312">
                  <c:v>3.128865</c:v>
                </c:pt>
                <c:pt idx="313">
                  <c:v>3.147404</c:v>
                </c:pt>
                <c:pt idx="314">
                  <c:v>3.148874</c:v>
                </c:pt>
                <c:pt idx="315">
                  <c:v>3.158568</c:v>
                </c:pt>
                <c:pt idx="316">
                  <c:v>3.168509</c:v>
                </c:pt>
                <c:pt idx="317">
                  <c:v>3.178732</c:v>
                </c:pt>
                <c:pt idx="318">
                  <c:v>3.189226</c:v>
                </c:pt>
                <c:pt idx="319">
                  <c:v>3.199648</c:v>
                </c:pt>
                <c:pt idx="320">
                  <c:v>3.209109</c:v>
                </c:pt>
                <c:pt idx="321">
                  <c:v>3.219144</c:v>
                </c:pt>
                <c:pt idx="322">
                  <c:v>3.229715</c:v>
                </c:pt>
                <c:pt idx="323">
                  <c:v>3.24225</c:v>
                </c:pt>
                <c:pt idx="324">
                  <c:v>3.249632</c:v>
                </c:pt>
                <c:pt idx="325">
                  <c:v>3.263065</c:v>
                </c:pt>
                <c:pt idx="326">
                  <c:v>3.269893</c:v>
                </c:pt>
                <c:pt idx="327">
                  <c:v>3.279655</c:v>
                </c:pt>
                <c:pt idx="328">
                  <c:v>3.293187</c:v>
                </c:pt>
                <c:pt idx="329">
                  <c:v>3.299826</c:v>
                </c:pt>
                <c:pt idx="330">
                  <c:v>3.311155</c:v>
                </c:pt>
                <c:pt idx="331">
                  <c:v>3.320148</c:v>
                </c:pt>
                <c:pt idx="332">
                  <c:v>3.330217</c:v>
                </c:pt>
                <c:pt idx="333">
                  <c:v>3.341311</c:v>
                </c:pt>
                <c:pt idx="334">
                  <c:v>3.350244</c:v>
                </c:pt>
                <c:pt idx="335">
                  <c:v>3.360981</c:v>
                </c:pt>
                <c:pt idx="336">
                  <c:v>3.37557</c:v>
                </c:pt>
                <c:pt idx="337">
                  <c:v>3.380702</c:v>
                </c:pt>
                <c:pt idx="338">
                  <c:v>3.393187</c:v>
                </c:pt>
                <c:pt idx="339">
                  <c:v>3.40219</c:v>
                </c:pt>
                <c:pt idx="340">
                  <c:v>3.414283</c:v>
                </c:pt>
                <c:pt idx="341">
                  <c:v>3.431416</c:v>
                </c:pt>
                <c:pt idx="342">
                  <c:v>3.433759</c:v>
                </c:pt>
                <c:pt idx="343">
                  <c:v>3.455133</c:v>
                </c:pt>
                <c:pt idx="344">
                  <c:v>3.455844</c:v>
                </c:pt>
                <c:pt idx="345">
                  <c:v>3.461456</c:v>
                </c:pt>
                <c:pt idx="346">
                  <c:v>3.477015</c:v>
                </c:pt>
                <c:pt idx="347">
                  <c:v>3.481657</c:v>
                </c:pt>
                <c:pt idx="348">
                  <c:v>3.494277</c:v>
                </c:pt>
                <c:pt idx="349">
                  <c:v>3.502052</c:v>
                </c:pt>
                <c:pt idx="350">
                  <c:v>3.513539</c:v>
                </c:pt>
                <c:pt idx="351">
                  <c:v>3.52956</c:v>
                </c:pt>
                <c:pt idx="352">
                  <c:v>3.531899</c:v>
                </c:pt>
                <c:pt idx="353">
                  <c:v>3.563409</c:v>
                </c:pt>
                <c:pt idx="354">
                  <c:v>3.564581</c:v>
                </c:pt>
                <c:pt idx="355">
                  <c:v>3.565521</c:v>
                </c:pt>
                <c:pt idx="356">
                  <c:v>3.575549</c:v>
                </c:pt>
                <c:pt idx="357">
                  <c:v>3.582412</c:v>
                </c:pt>
                <c:pt idx="358">
                  <c:v>3.592914</c:v>
                </c:pt>
                <c:pt idx="359">
                  <c:v>3.603042</c:v>
                </c:pt>
                <c:pt idx="360">
                  <c:v>3.619859</c:v>
                </c:pt>
                <c:pt idx="361">
                  <c:v>3.631376</c:v>
                </c:pt>
                <c:pt idx="362">
                  <c:v>3.632761</c:v>
                </c:pt>
                <c:pt idx="363">
                  <c:v>3.658293</c:v>
                </c:pt>
                <c:pt idx="364">
                  <c:v>3.658946</c:v>
                </c:pt>
                <c:pt idx="365">
                  <c:v>3.664288</c:v>
                </c:pt>
                <c:pt idx="366">
                  <c:v>3.677282</c:v>
                </c:pt>
                <c:pt idx="367">
                  <c:v>3.683344</c:v>
                </c:pt>
                <c:pt idx="368">
                  <c:v>3.694365</c:v>
                </c:pt>
                <c:pt idx="369">
                  <c:v>3.703981</c:v>
                </c:pt>
                <c:pt idx="370">
                  <c:v>3.713442</c:v>
                </c:pt>
                <c:pt idx="371">
                  <c:v>3.729006</c:v>
                </c:pt>
                <c:pt idx="372">
                  <c:v>3.733858</c:v>
                </c:pt>
                <c:pt idx="373">
                  <c:v>3.755951</c:v>
                </c:pt>
                <c:pt idx="374">
                  <c:v>3.756672</c:v>
                </c:pt>
                <c:pt idx="375">
                  <c:v>3.764223</c:v>
                </c:pt>
                <c:pt idx="376">
                  <c:v>3.778236</c:v>
                </c:pt>
                <c:pt idx="377">
                  <c:v>3.784344</c:v>
                </c:pt>
                <c:pt idx="378">
                  <c:v>3.797764</c:v>
                </c:pt>
                <c:pt idx="379">
                  <c:v>3.804755</c:v>
                </c:pt>
                <c:pt idx="380">
                  <c:v>3.814157</c:v>
                </c:pt>
                <c:pt idx="381">
                  <c:v>3.830687</c:v>
                </c:pt>
                <c:pt idx="382">
                  <c:v>3.835074</c:v>
                </c:pt>
                <c:pt idx="383">
                  <c:v>3.863133</c:v>
                </c:pt>
                <c:pt idx="384">
                  <c:v>3.864829</c:v>
                </c:pt>
                <c:pt idx="385">
                  <c:v>3.871651</c:v>
                </c:pt>
                <c:pt idx="386">
                  <c:v>3.878586</c:v>
                </c:pt>
                <c:pt idx="387">
                  <c:v>3.885257</c:v>
                </c:pt>
                <c:pt idx="388">
                  <c:v>3.894896</c:v>
                </c:pt>
                <c:pt idx="389">
                  <c:v>3.905112</c:v>
                </c:pt>
                <c:pt idx="390">
                  <c:v>3.915303</c:v>
                </c:pt>
                <c:pt idx="391">
                  <c:v>3.935108</c:v>
                </c:pt>
                <c:pt idx="392">
                  <c:v>3.935656</c:v>
                </c:pt>
                <c:pt idx="393">
                  <c:v>3.945597</c:v>
                </c:pt>
                <c:pt idx="394">
                  <c:v>3.955586</c:v>
                </c:pt>
                <c:pt idx="395">
                  <c:v>3.965547</c:v>
                </c:pt>
                <c:pt idx="396">
                  <c:v>3.978803</c:v>
                </c:pt>
                <c:pt idx="397">
                  <c:v>3.98616</c:v>
                </c:pt>
                <c:pt idx="398">
                  <c:v>3.997108</c:v>
                </c:pt>
                <c:pt idx="399">
                  <c:v>4.012965</c:v>
                </c:pt>
                <c:pt idx="400">
                  <c:v>4.015976</c:v>
                </c:pt>
                <c:pt idx="401">
                  <c:v>4.031799</c:v>
                </c:pt>
                <c:pt idx="402">
                  <c:v>4.036409</c:v>
                </c:pt>
                <c:pt idx="403">
                  <c:v>4.061217</c:v>
                </c:pt>
                <c:pt idx="404">
                  <c:v>4.06181</c:v>
                </c:pt>
                <c:pt idx="405">
                  <c:v>4.067795</c:v>
                </c:pt>
                <c:pt idx="406">
                  <c:v>4.078775</c:v>
                </c:pt>
                <c:pt idx="407">
                  <c:v>4.086795</c:v>
                </c:pt>
                <c:pt idx="408">
                  <c:v>4.098262</c:v>
                </c:pt>
                <c:pt idx="409">
                  <c:v>4.115795</c:v>
                </c:pt>
                <c:pt idx="410">
                  <c:v>4.117602</c:v>
                </c:pt>
                <c:pt idx="411">
                  <c:v>4.145128</c:v>
                </c:pt>
                <c:pt idx="412">
                  <c:v>4.145694</c:v>
                </c:pt>
                <c:pt idx="413">
                  <c:v>4.151956</c:v>
                </c:pt>
                <c:pt idx="414">
                  <c:v>4.163498</c:v>
                </c:pt>
                <c:pt idx="415">
                  <c:v>4.167377</c:v>
                </c:pt>
                <c:pt idx="416">
                  <c:v>4.180182</c:v>
                </c:pt>
                <c:pt idx="417">
                  <c:v>4.187693</c:v>
                </c:pt>
              </c:strCache>
            </c:strRef>
          </c:xVal>
          <c:yVal>
            <c:numRef>
              <c:f>実験2計算_AVE!$BM$3:$BM$502</c:f>
              <c:numCache>
                <c:formatCode>General</c:formatCode>
                <c:ptCount val="500"/>
                <c:pt idx="0">
                  <c:v>0</c:v>
                </c:pt>
                <c:pt idx="1">
                  <c:v>3.8554678138153469E-6</c:v>
                </c:pt>
                <c:pt idx="2">
                  <c:v>4.5008087615729001E-6</c:v>
                </c:pt>
                <c:pt idx="3">
                  <c:v>4.9638423614940028E-6</c:v>
                </c:pt>
                <c:pt idx="4">
                  <c:v>3.1789990675383697E-5</c:v>
                </c:pt>
                <c:pt idx="5">
                  <c:v>1.1340606203793678E-4</c:v>
                </c:pt>
                <c:pt idx="6">
                  <c:v>3.1900817373909019E-4</c:v>
                </c:pt>
                <c:pt idx="7">
                  <c:v>3.7995730237599235E-4</c:v>
                </c:pt>
                <c:pt idx="8">
                  <c:v>5.8638549127095971E-4</c:v>
                </c:pt>
                <c:pt idx="9">
                  <c:v>8.0689892711808186E-4</c:v>
                </c:pt>
                <c:pt idx="10">
                  <c:v>1.0700809191606631E-3</c:v>
                </c:pt>
                <c:pt idx="11">
                  <c:v>1.4513095396617593E-3</c:v>
                </c:pt>
                <c:pt idx="12">
                  <c:v>1.6669157518638404E-3</c:v>
                </c:pt>
                <c:pt idx="13">
                  <c:v>2.1115976537036652E-3</c:v>
                </c:pt>
                <c:pt idx="14">
                  <c:v>2.3058054567666204E-3</c:v>
                </c:pt>
                <c:pt idx="15">
                  <c:v>2.6463723909410453E-3</c:v>
                </c:pt>
                <c:pt idx="16">
                  <c:v>3.644950483151646E-3</c:v>
                </c:pt>
                <c:pt idx="17">
                  <c:v>3.7053511232006137E-3</c:v>
                </c:pt>
                <c:pt idx="18">
                  <c:v>3.9312216655242298E-3</c:v>
                </c:pt>
                <c:pt idx="19">
                  <c:v>4.3534628998082581E-3</c:v>
                </c:pt>
                <c:pt idx="20">
                  <c:v>4.5157001945304726E-3</c:v>
                </c:pt>
                <c:pt idx="21">
                  <c:v>5.0468709417284489E-3</c:v>
                </c:pt>
                <c:pt idx="22">
                  <c:v>5.3348657146430872E-3</c:v>
                </c:pt>
                <c:pt idx="23">
                  <c:v>5.9176799757265893E-3</c:v>
                </c:pt>
                <c:pt idx="24">
                  <c:v>6.4992877075260407E-3</c:v>
                </c:pt>
                <c:pt idx="25">
                  <c:v>6.7674796390388469E-3</c:v>
                </c:pt>
                <c:pt idx="26">
                  <c:v>7.5439110714399064E-3</c:v>
                </c:pt>
                <c:pt idx="27">
                  <c:v>7.7854390813976862E-3</c:v>
                </c:pt>
                <c:pt idx="28">
                  <c:v>8.3453401710026579E-3</c:v>
                </c:pt>
                <c:pt idx="29">
                  <c:v>9.0527778007361264E-3</c:v>
                </c:pt>
                <c:pt idx="30">
                  <c:v>9.5034643019321612E-3</c:v>
                </c:pt>
                <c:pt idx="31">
                  <c:v>1.015539348228164E-2</c:v>
                </c:pt>
                <c:pt idx="32">
                  <c:v>1.0789133481539507E-2</c:v>
                </c:pt>
                <c:pt idx="33">
                  <c:v>1.1452701550309686E-2</c:v>
                </c:pt>
                <c:pt idx="34">
                  <c:v>1.2649940249988868E-2</c:v>
                </c:pt>
                <c:pt idx="35">
                  <c:v>1.2897298195418263E-2</c:v>
                </c:pt>
                <c:pt idx="36">
                  <c:v>1.4060916352027889E-2</c:v>
                </c:pt>
                <c:pt idx="37">
                  <c:v>1.434351004383822E-2</c:v>
                </c:pt>
                <c:pt idx="38">
                  <c:v>1.5073701164514093E-2</c:v>
                </c:pt>
                <c:pt idx="39">
                  <c:v>1.6089958760423281E-2</c:v>
                </c:pt>
                <c:pt idx="40">
                  <c:v>1.6642394614411374E-2</c:v>
                </c:pt>
                <c:pt idx="41">
                  <c:v>1.7463693676488024E-2</c:v>
                </c:pt>
                <c:pt idx="42">
                  <c:v>1.8303435152795675E-2</c:v>
                </c:pt>
                <c:pt idx="43">
                  <c:v>1.9123557925535026E-2</c:v>
                </c:pt>
                <c:pt idx="44">
                  <c:v>2.0483618110023267E-2</c:v>
                </c:pt>
                <c:pt idx="45">
                  <c:v>2.084028688061957E-2</c:v>
                </c:pt>
                <c:pt idx="46">
                  <c:v>2.2184153954743428E-2</c:v>
                </c:pt>
                <c:pt idx="47">
                  <c:v>2.2628348289510433E-2</c:v>
                </c:pt>
                <c:pt idx="48">
                  <c:v>2.3556070082595325E-2</c:v>
                </c:pt>
                <c:pt idx="49">
                  <c:v>2.4666143270365776E-2</c:v>
                </c:pt>
                <c:pt idx="50">
                  <c:v>2.5488704960221108E-2</c:v>
                </c:pt>
                <c:pt idx="51">
                  <c:v>2.6496946039218216E-2</c:v>
                </c:pt>
                <c:pt idx="52">
                  <c:v>2.7537948204111849E-2</c:v>
                </c:pt>
                <c:pt idx="53">
                  <c:v>2.8618876368728206E-2</c:v>
                </c:pt>
                <c:pt idx="54">
                  <c:v>3.072342138910698E-2</c:v>
                </c:pt>
                <c:pt idx="55">
                  <c:v>3.0853621011105278E-2</c:v>
                </c:pt>
                <c:pt idx="56">
                  <c:v>3.3354770199478273E-2</c:v>
                </c:pt>
                <c:pt idx="57">
                  <c:v>3.3497607640962719E-2</c:v>
                </c:pt>
                <c:pt idx="58">
                  <c:v>3.4485331699164054E-2</c:v>
                </c:pt>
                <c:pt idx="59">
                  <c:v>3.6599010979563376E-2</c:v>
                </c:pt>
                <c:pt idx="60">
                  <c:v>3.7021617714326924E-2</c:v>
                </c:pt>
                <c:pt idx="61">
                  <c:v>3.8344205082143722E-2</c:v>
                </c:pt>
                <c:pt idx="62">
                  <c:v>3.9765083941733566E-2</c:v>
                </c:pt>
                <c:pt idx="63">
                  <c:v>4.1101952527337247E-2</c:v>
                </c:pt>
                <c:pt idx="64">
                  <c:v>4.2929987731224958E-2</c:v>
                </c:pt>
                <c:pt idx="65">
                  <c:v>4.3956534565477122E-2</c:v>
                </c:pt>
                <c:pt idx="66">
                  <c:v>4.5455471870002984E-2</c:v>
                </c:pt>
                <c:pt idx="67">
                  <c:v>4.7031547750891717E-2</c:v>
                </c:pt>
                <c:pt idx="68">
                  <c:v>4.8561154122281583E-2</c:v>
                </c:pt>
                <c:pt idx="69">
                  <c:v>5.0600583072474989E-2</c:v>
                </c:pt>
                <c:pt idx="70">
                  <c:v>5.1882168298547957E-2</c:v>
                </c:pt>
                <c:pt idx="71">
                  <c:v>5.3620096255155507E-2</c:v>
                </c:pt>
                <c:pt idx="72">
                  <c:v>5.5357433672885037E-2</c:v>
                </c:pt>
                <c:pt idx="73">
                  <c:v>5.7618812443537351E-2</c:v>
                </c:pt>
                <c:pt idx="74">
                  <c:v>5.9316663990397665E-2</c:v>
                </c:pt>
                <c:pt idx="75">
                  <c:v>6.0987801808818354E-2</c:v>
                </c:pt>
                <c:pt idx="76">
                  <c:v>6.2987669185602113E-2</c:v>
                </c:pt>
                <c:pt idx="77">
                  <c:v>6.503777097488074E-2</c:v>
                </c:pt>
                <c:pt idx="78">
                  <c:v>6.7203026506629529E-2</c:v>
                </c:pt>
                <c:pt idx="79">
                  <c:v>7.0103978536828079E-2</c:v>
                </c:pt>
                <c:pt idx="80">
                  <c:v>7.1780579922269869E-2</c:v>
                </c:pt>
                <c:pt idx="81">
                  <c:v>7.4284356587798542E-2</c:v>
                </c:pt>
                <c:pt idx="82">
                  <c:v>7.6431548579626932E-2</c:v>
                </c:pt>
                <c:pt idx="83">
                  <c:v>7.8810142446454928E-2</c:v>
                </c:pt>
                <c:pt idx="84">
                  <c:v>8.2632510516766927E-2</c:v>
                </c:pt>
                <c:pt idx="85">
                  <c:v>8.3928239520634981E-2</c:v>
                </c:pt>
                <c:pt idx="86">
                  <c:v>9.0017245589866401E-2</c:v>
                </c:pt>
                <c:pt idx="87">
                  <c:v>9.0159647835916096E-2</c:v>
                </c:pt>
                <c:pt idx="88">
                  <c:v>9.2071758423999644E-2</c:v>
                </c:pt>
                <c:pt idx="89">
                  <c:v>9.6019061095890409E-2</c:v>
                </c:pt>
                <c:pt idx="90">
                  <c:v>9.8044966812786613E-2</c:v>
                </c:pt>
                <c:pt idx="91">
                  <c:v>0.10199660987541903</c:v>
                </c:pt>
                <c:pt idx="92">
                  <c:v>0.10735642168700638</c:v>
                </c:pt>
                <c:pt idx="93">
                  <c:v>0.10763519196770738</c:v>
                </c:pt>
                <c:pt idx="94">
                  <c:v>0.11248474993141065</c:v>
                </c:pt>
                <c:pt idx="95">
                  <c:v>0.11437973231121082</c:v>
                </c:pt>
                <c:pt idx="96">
                  <c:v>0.12042744316164843</c:v>
                </c:pt>
                <c:pt idx="97">
                  <c:v>0.12403370114719256</c:v>
                </c:pt>
                <c:pt idx="98">
                  <c:v>0.12529610205414385</c:v>
                </c:pt>
                <c:pt idx="99">
                  <c:v>0.12931309010305778</c:v>
                </c:pt>
                <c:pt idx="100">
                  <c:v>0.13305772193372081</c:v>
                </c:pt>
                <c:pt idx="101">
                  <c:v>0.13698084903911978</c:v>
                </c:pt>
                <c:pt idx="102">
                  <c:v>0.14248683010840563</c:v>
                </c:pt>
                <c:pt idx="103">
                  <c:v>0.14543716102292456</c:v>
                </c:pt>
                <c:pt idx="104">
                  <c:v>0.15056175953542678</c:v>
                </c:pt>
                <c:pt idx="105">
                  <c:v>0.15436332437454886</c:v>
                </c:pt>
                <c:pt idx="106">
                  <c:v>0.15926965958070061</c:v>
                </c:pt>
                <c:pt idx="107">
                  <c:v>0.16593005457382909</c:v>
                </c:pt>
                <c:pt idx="108">
                  <c:v>0.1688528126923681</c:v>
                </c:pt>
                <c:pt idx="109">
                  <c:v>0.1741450948887</c:v>
                </c:pt>
                <c:pt idx="110">
                  <c:v>0.1794772798120558</c:v>
                </c:pt>
                <c:pt idx="111">
                  <c:v>0.18516488213840615</c:v>
                </c:pt>
                <c:pt idx="112">
                  <c:v>0.19319243125517285</c:v>
                </c:pt>
                <c:pt idx="113">
                  <c:v>0.19681836159783272</c:v>
                </c:pt>
                <c:pt idx="114">
                  <c:v>0.20642120495834895</c:v>
                </c:pt>
                <c:pt idx="115">
                  <c:v>0.20995267001945322</c:v>
                </c:pt>
                <c:pt idx="116">
                  <c:v>0.21935294276362383</c:v>
                </c:pt>
                <c:pt idx="117">
                  <c:v>0.22505788512962385</c:v>
                </c:pt>
                <c:pt idx="118">
                  <c:v>0.22869871216517862</c:v>
                </c:pt>
                <c:pt idx="119">
                  <c:v>0.23562014067931858</c:v>
                </c:pt>
                <c:pt idx="120">
                  <c:v>0.2422784622831344</c:v>
                </c:pt>
                <c:pt idx="121">
                  <c:v>0.24930414338095369</c:v>
                </c:pt>
                <c:pt idx="122">
                  <c:v>0.25856218269343584</c:v>
                </c:pt>
                <c:pt idx="123">
                  <c:v>0.26278252969416271</c:v>
                </c:pt>
                <c:pt idx="124">
                  <c:v>0.27132978577453853</c:v>
                </c:pt>
                <c:pt idx="125">
                  <c:v>0.27729632815222732</c:v>
                </c:pt>
                <c:pt idx="126">
                  <c:v>0.28500197200612803</c:v>
                </c:pt>
                <c:pt idx="127">
                  <c:v>0.29336732385274539</c:v>
                </c:pt>
                <c:pt idx="128">
                  <c:v>0.297894359255925</c:v>
                </c:pt>
                <c:pt idx="129">
                  <c:v>0.30522971527645032</c:v>
                </c:pt>
                <c:pt idx="130">
                  <c:v>0.31245556203731367</c:v>
                </c:pt>
                <c:pt idx="131">
                  <c:v>0.31987636932459695</c:v>
                </c:pt>
                <c:pt idx="132">
                  <c:v>0.32825181605968445</c:v>
                </c:pt>
                <c:pt idx="133">
                  <c:v>0.33458985118984186</c:v>
                </c:pt>
                <c:pt idx="134">
                  <c:v>0.34307009901460001</c:v>
                </c:pt>
                <c:pt idx="135">
                  <c:v>0.35051404818969489</c:v>
                </c:pt>
                <c:pt idx="136">
                  <c:v>0.35895617580998312</c:v>
                </c:pt>
                <c:pt idx="137">
                  <c:v>0.36750650316660799</c:v>
                </c:pt>
                <c:pt idx="138">
                  <c:v>0.37324030684132986</c:v>
                </c:pt>
                <c:pt idx="139">
                  <c:v>0.38155933556255306</c:v>
                </c:pt>
                <c:pt idx="140">
                  <c:v>0.38958249445388865</c:v>
                </c:pt>
                <c:pt idx="141">
                  <c:v>0.39759239900702259</c:v>
                </c:pt>
                <c:pt idx="142">
                  <c:v>0.40753368347366542</c:v>
                </c:pt>
                <c:pt idx="143">
                  <c:v>0.41420821119643836</c:v>
                </c:pt>
                <c:pt idx="144">
                  <c:v>0.42330611535105611</c:v>
                </c:pt>
                <c:pt idx="145">
                  <c:v>0.43130585005715982</c:v>
                </c:pt>
                <c:pt idx="146">
                  <c:v>0.44273290984944186</c:v>
                </c:pt>
                <c:pt idx="147">
                  <c:v>0.45041608640146519</c:v>
                </c:pt>
                <c:pt idx="148">
                  <c:v>0.45768690353589764</c:v>
                </c:pt>
                <c:pt idx="149">
                  <c:v>0.46641266212620514</c:v>
                </c:pt>
                <c:pt idx="150">
                  <c:v>0.47541292878679936</c:v>
                </c:pt>
                <c:pt idx="151">
                  <c:v>0.48454340247531991</c:v>
                </c:pt>
                <c:pt idx="152">
                  <c:v>0.49476290031963277</c:v>
                </c:pt>
                <c:pt idx="153">
                  <c:v>0.50310468024520616</c:v>
                </c:pt>
                <c:pt idx="154">
                  <c:v>0.51443297137485111</c:v>
                </c:pt>
                <c:pt idx="155">
                  <c:v>0.52168323944845685</c:v>
                </c:pt>
                <c:pt idx="156">
                  <c:v>0.53100519832426474</c:v>
                </c:pt>
                <c:pt idx="157">
                  <c:v>0.54035165616577918</c:v>
                </c:pt>
                <c:pt idx="158">
                  <c:v>0.54931882889230987</c:v>
                </c:pt>
                <c:pt idx="159">
                  <c:v>0.5589500404951403</c:v>
                </c:pt>
                <c:pt idx="160">
                  <c:v>0.56803270067250866</c:v>
                </c:pt>
                <c:pt idx="161">
                  <c:v>0.57749815209558253</c:v>
                </c:pt>
                <c:pt idx="162">
                  <c:v>0.58892045234612067</c:v>
                </c:pt>
                <c:pt idx="163">
                  <c:v>0.59644236976288867</c:v>
                </c:pt>
                <c:pt idx="164">
                  <c:v>0.60598797613001998</c:v>
                </c:pt>
                <c:pt idx="165">
                  <c:v>0.61476294446128077</c:v>
                </c:pt>
                <c:pt idx="166">
                  <c:v>0.62721541487526478</c:v>
                </c:pt>
                <c:pt idx="167">
                  <c:v>0.63307408404963106</c:v>
                </c:pt>
                <c:pt idx="168">
                  <c:v>0.64208524969068026</c:v>
                </c:pt>
                <c:pt idx="169">
                  <c:v>0.65142449683995907</c:v>
                </c:pt>
                <c:pt idx="170">
                  <c:v>0.66014954574590146</c:v>
                </c:pt>
                <c:pt idx="171">
                  <c:v>0.66894552274089292</c:v>
                </c:pt>
                <c:pt idx="172">
                  <c:v>0.68083667140607185</c:v>
                </c:pt>
                <c:pt idx="173">
                  <c:v>0.68658068502156833</c:v>
                </c:pt>
                <c:pt idx="174">
                  <c:v>0.69701480736613763</c:v>
                </c:pt>
                <c:pt idx="175">
                  <c:v>0.70354259431531874</c:v>
                </c:pt>
                <c:pt idx="176">
                  <c:v>0.71199633148060171</c:v>
                </c:pt>
                <c:pt idx="177">
                  <c:v>0.72064361094203311</c:v>
                </c:pt>
                <c:pt idx="178">
                  <c:v>0.72896032589286308</c:v>
                </c:pt>
                <c:pt idx="179">
                  <c:v>0.73760670086526126</c:v>
                </c:pt>
                <c:pt idx="180">
                  <c:v>0.74868535981057693</c:v>
                </c:pt>
                <c:pt idx="181">
                  <c:v>0.75375889749172442</c:v>
                </c:pt>
                <c:pt idx="182">
                  <c:v>0.76491182862690288</c:v>
                </c:pt>
                <c:pt idx="183">
                  <c:v>0.77001450189005105</c:v>
                </c:pt>
                <c:pt idx="184">
                  <c:v>0.77896738340156257</c:v>
                </c:pt>
                <c:pt idx="185">
                  <c:v>0.78815319104623538</c:v>
                </c:pt>
                <c:pt idx="186">
                  <c:v>0.79327474708807444</c:v>
                </c:pt>
                <c:pt idx="187">
                  <c:v>0.80129849035407497</c:v>
                </c:pt>
                <c:pt idx="188">
                  <c:v>0.80790435635190183</c:v>
                </c:pt>
                <c:pt idx="189">
                  <c:v>0.81528243239189246</c:v>
                </c:pt>
                <c:pt idx="190">
                  <c:v>0.82433459792060382</c:v>
                </c:pt>
                <c:pt idx="191">
                  <c:v>0.82866930873413769</c:v>
                </c:pt>
                <c:pt idx="192">
                  <c:v>0.83554877990094611</c:v>
                </c:pt>
                <c:pt idx="193">
                  <c:v>0.84156789985806058</c:v>
                </c:pt>
                <c:pt idx="194">
                  <c:v>0.84801671639089371</c:v>
                </c:pt>
                <c:pt idx="195">
                  <c:v>0.85964409275559983</c:v>
                </c:pt>
                <c:pt idx="196">
                  <c:v>0.85991615100747221</c:v>
                </c:pt>
                <c:pt idx="197">
                  <c:v>0.86484582709324886</c:v>
                </c:pt>
                <c:pt idx="198">
                  <c:v>0.86986251979778129</c:v>
                </c:pt>
                <c:pt idx="199">
                  <c:v>0.87508848990896382</c:v>
                </c:pt>
                <c:pt idx="200">
                  <c:v>0.88139913378849544</c:v>
                </c:pt>
                <c:pt idx="201">
                  <c:v>0.88415095763905149</c:v>
                </c:pt>
                <c:pt idx="202">
                  <c:v>0.89026720237096957</c:v>
                </c:pt>
                <c:pt idx="203">
                  <c:v>0.89263098781186401</c:v>
                </c:pt>
                <c:pt idx="204">
                  <c:v>0.89768975221971681</c:v>
                </c:pt>
                <c:pt idx="205">
                  <c:v>0.90089254431506971</c:v>
                </c:pt>
                <c:pt idx="206">
                  <c:v>0.90403666917073933</c:v>
                </c:pt>
                <c:pt idx="207">
                  <c:v>0.90760200352432407</c:v>
                </c:pt>
                <c:pt idx="208">
                  <c:v>0.91085390225468965</c:v>
                </c:pt>
                <c:pt idx="209">
                  <c:v>0.91416684299442752</c:v>
                </c:pt>
                <c:pt idx="210">
                  <c:v>0.91828067828971049</c:v>
                </c:pt>
                <c:pt idx="211">
                  <c:v>0.92024034943399002</c:v>
                </c:pt>
                <c:pt idx="212">
                  <c:v>0.92326936306651153</c:v>
                </c:pt>
                <c:pt idx="213">
                  <c:v>0.92602265651185922</c:v>
                </c:pt>
                <c:pt idx="214">
                  <c:v>0.930019981543176</c:v>
                </c:pt>
                <c:pt idx="215">
                  <c:v>0.93318674731553475</c:v>
                </c:pt>
                <c:pt idx="216">
                  <c:v>0.93412491053797797</c:v>
                </c:pt>
                <c:pt idx="217">
                  <c:v>0.93672768040072951</c:v>
                </c:pt>
                <c:pt idx="218">
                  <c:v>0.93910113197743517</c:v>
                </c:pt>
                <c:pt idx="219">
                  <c:v>0.94175740360214122</c:v>
                </c:pt>
                <c:pt idx="220">
                  <c:v>0.94543234477013438</c:v>
                </c:pt>
                <c:pt idx="221">
                  <c:v>0.94664974090619225</c:v>
                </c:pt>
                <c:pt idx="222">
                  <c:v>0.95199582341882161</c:v>
                </c:pt>
                <c:pt idx="223">
                  <c:v>0.95217038908482754</c:v>
                </c:pt>
                <c:pt idx="224">
                  <c:v>0.95322146274046815</c:v>
                </c:pt>
                <c:pt idx="225">
                  <c:v>0.95624450011027806</c:v>
                </c:pt>
                <c:pt idx="226">
                  <c:v>0.9570253697703992</c:v>
                </c:pt>
                <c:pt idx="227">
                  <c:v>0.95991583325450502</c:v>
                </c:pt>
                <c:pt idx="228">
                  <c:v>0.96095039309769947</c:v>
                </c:pt>
                <c:pt idx="229">
                  <c:v>0.96282630333771524</c:v>
                </c:pt>
                <c:pt idx="230">
                  <c:v>0.96576995287702316</c:v>
                </c:pt>
                <c:pt idx="231">
                  <c:v>0.96641779468111655</c:v>
                </c:pt>
                <c:pt idx="232">
                  <c:v>0.9690826740762466</c:v>
                </c:pt>
                <c:pt idx="233">
                  <c:v>0.96942596261580904</c:v>
                </c:pt>
                <c:pt idx="234">
                  <c:v>0.9709377015937023</c:v>
                </c:pt>
                <c:pt idx="235">
                  <c:v>0.97216387962462081</c:v>
                </c:pt>
                <c:pt idx="236">
                  <c:v>0.97317843906718582</c:v>
                </c:pt>
                <c:pt idx="237">
                  <c:v>0.9742616173412082</c:v>
                </c:pt>
                <c:pt idx="238">
                  <c:v>0.97519843774317361</c:v>
                </c:pt>
                <c:pt idx="239">
                  <c:v>0.97610112369926794</c:v>
                </c:pt>
                <c:pt idx="240">
                  <c:v>0.97723460655209315</c:v>
                </c:pt>
                <c:pt idx="241">
                  <c:v>0.97759336301708188</c:v>
                </c:pt>
                <c:pt idx="242">
                  <c:v>0.97858988303078864</c:v>
                </c:pt>
                <c:pt idx="243">
                  <c:v>0.97882223578851291</c:v>
                </c:pt>
                <c:pt idx="244">
                  <c:v>0.97939024838845889</c:v>
                </c:pt>
                <c:pt idx="245">
                  <c:v>0.97997387207540854</c:v>
                </c:pt>
                <c:pt idx="246">
                  <c:v>0.9802717914082868</c:v>
                </c:pt>
                <c:pt idx="247">
                  <c:v>0.98071864530580299</c:v>
                </c:pt>
                <c:pt idx="248">
                  <c:v>0.98092106854384509</c:v>
                </c:pt>
                <c:pt idx="249">
                  <c:v>0.98114645709074666</c:v>
                </c:pt>
                <c:pt idx="250">
                  <c:v>0.98137857835411357</c:v>
                </c:pt>
                <c:pt idx="251">
                  <c:v>0.98139477742938186</c:v>
                </c:pt>
                <c:pt idx="252">
                  <c:v>0.98134348099630964</c:v>
                </c:pt>
                <c:pt idx="253">
                  <c:v>0.98131603999556583</c:v>
                </c:pt>
                <c:pt idx="254">
                  <c:v>0.98120898106385901</c:v>
                </c:pt>
                <c:pt idx="255">
                  <c:v>0.98091727267762985</c:v>
                </c:pt>
                <c:pt idx="256">
                  <c:v>0.98067281244267757</c:v>
                </c:pt>
                <c:pt idx="257">
                  <c:v>0.98021633176955481</c:v>
                </c:pt>
                <c:pt idx="258">
                  <c:v>0.97949070473357458</c:v>
                </c:pt>
                <c:pt idx="259">
                  <c:v>0.97931552521440868</c:v>
                </c:pt>
                <c:pt idx="260">
                  <c:v>0.97822290728052674</c:v>
                </c:pt>
                <c:pt idx="261">
                  <c:v>0.97817918163594331</c:v>
                </c:pt>
                <c:pt idx="262">
                  <c:v>0.97753009658792611</c:v>
                </c:pt>
                <c:pt idx="263">
                  <c:v>0.97565920244054283</c:v>
                </c:pt>
                <c:pt idx="264">
                  <c:v>0.97562146607246114</c:v>
                </c:pt>
                <c:pt idx="265">
                  <c:v>0.97560186543746263</c:v>
                </c:pt>
                <c:pt idx="266">
                  <c:v>0.97524869328726416</c:v>
                </c:pt>
                <c:pt idx="267">
                  <c:v>0.97469618701492144</c:v>
                </c:pt>
                <c:pt idx="268">
                  <c:v>0.97383641715201097</c:v>
                </c:pt>
                <c:pt idx="269">
                  <c:v>0.97351645976810341</c:v>
                </c:pt>
                <c:pt idx="270">
                  <c:v>0.97273692645296717</c:v>
                </c:pt>
                <c:pt idx="271">
                  <c:v>0.97237344399062775</c:v>
                </c:pt>
                <c:pt idx="272">
                  <c:v>0.97167878374466676</c:v>
                </c:pt>
                <c:pt idx="273">
                  <c:v>0.96988545081744781</c:v>
                </c:pt>
                <c:pt idx="274">
                  <c:v>0.96980184147906279</c:v>
                </c:pt>
                <c:pt idx="275">
                  <c:v>0.96976563584046327</c:v>
                </c:pt>
                <c:pt idx="276">
                  <c:v>0.96909509704208618</c:v>
                </c:pt>
                <c:pt idx="277">
                  <c:v>0.96831756179938211</c:v>
                </c:pt>
                <c:pt idx="278">
                  <c:v>0.96717988397913546</c:v>
                </c:pt>
                <c:pt idx="279">
                  <c:v>0.96661761784804079</c:v>
                </c:pt>
                <c:pt idx="280">
                  <c:v>0.96556825271259372</c:v>
                </c:pt>
                <c:pt idx="281">
                  <c:v>0.96484825471671398</c:v>
                </c:pt>
                <c:pt idx="282">
                  <c:v>0.96347286495333395</c:v>
                </c:pt>
                <c:pt idx="283">
                  <c:v>0.96269502121462336</c:v>
                </c:pt>
                <c:pt idx="284">
                  <c:v>0.96183429247780117</c:v>
                </c:pt>
                <c:pt idx="285">
                  <c:v>0.96049274023063413</c:v>
                </c:pt>
                <c:pt idx="286">
                  <c:v>0.95980351264070451</c:v>
                </c:pt>
                <c:pt idx="287">
                  <c:v>0.95870881551552578</c:v>
                </c:pt>
                <c:pt idx="288">
                  <c:v>0.95731506450004777</c:v>
                </c:pt>
                <c:pt idx="289">
                  <c:v>0.95665643533040168</c:v>
                </c:pt>
                <c:pt idx="290">
                  <c:v>0.95558986703822058</c:v>
                </c:pt>
                <c:pt idx="291">
                  <c:v>0.95455748637523452</c:v>
                </c:pt>
                <c:pt idx="292">
                  <c:v>0.9531142900433589</c:v>
                </c:pt>
                <c:pt idx="293">
                  <c:v>0.95200902092284201</c:v>
                </c:pt>
                <c:pt idx="294">
                  <c:v>0.95129302547468808</c:v>
                </c:pt>
                <c:pt idx="295">
                  <c:v>0.95027382730233823</c:v>
                </c:pt>
                <c:pt idx="296">
                  <c:v>0.94923005939117255</c:v>
                </c:pt>
                <c:pt idx="297">
                  <c:v>0.94818070395224785</c:v>
                </c:pt>
                <c:pt idx="298">
                  <c:v>0.94696368639816098</c:v>
                </c:pt>
                <c:pt idx="299">
                  <c:v>0.94615261123082584</c:v>
                </c:pt>
                <c:pt idx="300">
                  <c:v>0.94516111979927242</c:v>
                </c:pt>
                <c:pt idx="301">
                  <c:v>0.94418371352294672</c:v>
                </c:pt>
                <c:pt idx="302">
                  <c:v>0.94301712493439704</c:v>
                </c:pt>
                <c:pt idx="303">
                  <c:v>0.94131599444058567</c:v>
                </c:pt>
                <c:pt idx="304">
                  <c:v>0.94122853654823369</c:v>
                </c:pt>
                <c:pt idx="305">
                  <c:v>0.94035342492775253</c:v>
                </c:pt>
                <c:pt idx="306">
                  <c:v>0.93943102787840937</c:v>
                </c:pt>
                <c:pt idx="307">
                  <c:v>0.93852820556563532</c:v>
                </c:pt>
                <c:pt idx="308">
                  <c:v>0.93761774069180093</c:v>
                </c:pt>
                <c:pt idx="309">
                  <c:v>0.93672135356015096</c:v>
                </c:pt>
                <c:pt idx="310">
                  <c:v>0.93586124155601691</c:v>
                </c:pt>
                <c:pt idx="311">
                  <c:v>0.93499927447886189</c:v>
                </c:pt>
                <c:pt idx="312">
                  <c:v>0.93403701905703307</c:v>
                </c:pt>
                <c:pt idx="313">
                  <c:v>0.93231968693358491</c:v>
                </c:pt>
                <c:pt idx="314">
                  <c:v>0.93218048131580988</c:v>
                </c:pt>
                <c:pt idx="315">
                  <c:v>0.93124903654408886</c:v>
                </c:pt>
                <c:pt idx="316">
                  <c:v>0.9302702424138467</c:v>
                </c:pt>
                <c:pt idx="317">
                  <c:v>0.92924104006494701</c:v>
                </c:pt>
                <c:pt idx="318">
                  <c:v>0.92816084478562555</c:v>
                </c:pt>
                <c:pt idx="319">
                  <c:v>0.92706195043670614</c:v>
                </c:pt>
                <c:pt idx="320">
                  <c:v>0.92604392105186739</c:v>
                </c:pt>
                <c:pt idx="321">
                  <c:v>0.92495248021595544</c:v>
                </c:pt>
                <c:pt idx="322">
                  <c:v>0.92380268011515076</c:v>
                </c:pt>
                <c:pt idx="323">
                  <c:v>0.92245602663290904</c:v>
                </c:pt>
                <c:pt idx="324">
                  <c:v>0.92167759620159773</c:v>
                </c:pt>
                <c:pt idx="325">
                  <c:v>0.92029859740730202</c:v>
                </c:pt>
                <c:pt idx="326">
                  <c:v>0.91961561203087949</c:v>
                </c:pt>
                <c:pt idx="327">
                  <c:v>0.91865576988122677</c:v>
                </c:pt>
                <c:pt idx="328">
                  <c:v>0.91735923997567625</c:v>
                </c:pt>
                <c:pt idx="329">
                  <c:v>0.91673874738695216</c:v>
                </c:pt>
                <c:pt idx="330">
                  <c:v>0.91569811067626561</c:v>
                </c:pt>
                <c:pt idx="331">
                  <c:v>0.91488444774728106</c:v>
                </c:pt>
                <c:pt idx="332">
                  <c:v>0.91398694685588755</c:v>
                </c:pt>
                <c:pt idx="333">
                  <c:v>0.91302111962526644</c:v>
                </c:pt>
                <c:pt idx="334">
                  <c:v>0.9122653884292663</c:v>
                </c:pt>
                <c:pt idx="335">
                  <c:v>0.91138549596243024</c:v>
                </c:pt>
                <c:pt idx="336">
                  <c:v>0.91023894532733152</c:v>
                </c:pt>
                <c:pt idx="337">
                  <c:v>0.90984763439130145</c:v>
                </c:pt>
                <c:pt idx="338">
                  <c:v>0.90890915417068374</c:v>
                </c:pt>
                <c:pt idx="339">
                  <c:v>0.90824166162408182</c:v>
                </c:pt>
                <c:pt idx="340">
                  <c:v>0.90735899032849154</c:v>
                </c:pt>
                <c:pt idx="341">
                  <c:v>0.90614749813441786</c:v>
                </c:pt>
                <c:pt idx="342">
                  <c:v>0.90598581426901925</c:v>
                </c:pt>
                <c:pt idx="343">
                  <c:v>0.90453972864109145</c:v>
                </c:pt>
                <c:pt idx="344">
                  <c:v>0.90449247505136632</c:v>
                </c:pt>
                <c:pt idx="345">
                  <c:v>0.90412067746672131</c:v>
                </c:pt>
                <c:pt idx="346">
                  <c:v>0.90309863836842852</c:v>
                </c:pt>
                <c:pt idx="347">
                  <c:v>0.90279573765137933</c:v>
                </c:pt>
                <c:pt idx="348">
                  <c:v>0.90197250873755652</c:v>
                </c:pt>
                <c:pt idx="349">
                  <c:v>0.90146366168288194</c:v>
                </c:pt>
                <c:pt idx="350">
                  <c:v>0.90070598969962679</c:v>
                </c:pt>
                <c:pt idx="351">
                  <c:v>0.89963819780158649</c:v>
                </c:pt>
                <c:pt idx="352">
                  <c:v>0.89948129011993894</c:v>
                </c:pt>
                <c:pt idx="353">
                  <c:v>0.89731943571197836</c:v>
                </c:pt>
                <c:pt idx="354">
                  <c:v>0.89723728668696212</c:v>
                </c:pt>
                <c:pt idx="355">
                  <c:v>0.89717136465795122</c:v>
                </c:pt>
                <c:pt idx="356">
                  <c:v>0.89647088510183925</c:v>
                </c:pt>
                <c:pt idx="357">
                  <c:v>0.89599495782323124</c:v>
                </c:pt>
                <c:pt idx="358">
                  <c:v>0.89527104097893684</c:v>
                </c:pt>
                <c:pt idx="359">
                  <c:v>0.89457424985414791</c:v>
                </c:pt>
                <c:pt idx="360">
                  <c:v>0.89340747811983912</c:v>
                </c:pt>
                <c:pt idx="361">
                  <c:v>0.89259591963232732</c:v>
                </c:pt>
                <c:pt idx="362">
                  <c:v>0.89249745182881679</c:v>
                </c:pt>
                <c:pt idx="363">
                  <c:v>0.89065492223816023</c:v>
                </c:pt>
                <c:pt idx="364">
                  <c:v>0.89060714850629252</c:v>
                </c:pt>
                <c:pt idx="365">
                  <c:v>0.89021798448329559</c:v>
                </c:pt>
                <c:pt idx="366">
                  <c:v>0.88928951208438278</c:v>
                </c:pt>
                <c:pt idx="367">
                  <c:v>0.88886644561377681</c:v>
                </c:pt>
                <c:pt idx="368">
                  <c:v>0.88811354338065562</c:v>
                </c:pt>
                <c:pt idx="369">
                  <c:v>0.88747099201599977</c:v>
                </c:pt>
                <c:pt idx="370">
                  <c:v>0.88685051423297878</c:v>
                </c:pt>
                <c:pt idx="371">
                  <c:v>0.88585810671734222</c:v>
                </c:pt>
                <c:pt idx="372">
                  <c:v>0.88555596252498014</c:v>
                </c:pt>
                <c:pt idx="373">
                  <c:v>0.88420891366948207</c:v>
                </c:pt>
                <c:pt idx="374">
                  <c:v>0.88416567082501973</c:v>
                </c:pt>
                <c:pt idx="375">
                  <c:v>0.88371178949540885</c:v>
                </c:pt>
                <c:pt idx="376">
                  <c:v>0.88286288491811404</c:v>
                </c:pt>
                <c:pt idx="377">
                  <c:v>0.88249162900022515</c:v>
                </c:pt>
                <c:pt idx="378">
                  <c:v>0.88169115354166472</c:v>
                </c:pt>
                <c:pt idx="379">
                  <c:v>0.88128610847128186</c:v>
                </c:pt>
                <c:pt idx="380">
                  <c:v>0.88075732268655138</c:v>
                </c:pt>
                <c:pt idx="381">
                  <c:v>0.87987353527055923</c:v>
                </c:pt>
                <c:pt idx="382">
                  <c:v>0.87964867527772639</c:v>
                </c:pt>
                <c:pt idx="383">
                  <c:v>0.87828046788039271</c:v>
                </c:pt>
                <c:pt idx="384">
                  <c:v>0.87820139066869629</c:v>
                </c:pt>
                <c:pt idx="385">
                  <c:v>0.87788462242708376</c:v>
                </c:pt>
                <c:pt idx="386">
                  <c:v>0.87756404945462108</c:v>
                </c:pt>
                <c:pt idx="387">
                  <c:v>0.87725692683689915</c:v>
                </c:pt>
                <c:pt idx="388">
                  <c:v>0.87681580027729489</c:v>
                </c:pt>
                <c:pt idx="389">
                  <c:v>0.87635085536906576</c:v>
                </c:pt>
                <c:pt idx="390">
                  <c:v>0.87588905526658556</c:v>
                </c:pt>
                <c:pt idx="391">
                  <c:v>0.87500396228350452</c:v>
                </c:pt>
                <c:pt idx="392">
                  <c:v>0.87497975942697825</c:v>
                </c:pt>
                <c:pt idx="393">
                  <c:v>0.87454220721431053</c:v>
                </c:pt>
                <c:pt idx="394">
                  <c:v>0.87410285812909383</c:v>
                </c:pt>
                <c:pt idx="395">
                  <c:v>0.87366279846110406</c:v>
                </c:pt>
                <c:pt idx="396">
                  <c:v>0.87307569551917441</c:v>
                </c:pt>
                <c:pt idx="397">
                  <c:v>0.87275024987919825</c:v>
                </c:pt>
                <c:pt idx="398">
                  <c:v>0.87226970503080348</c:v>
                </c:pt>
                <c:pt idx="399">
                  <c:v>0.87158195869141919</c:v>
                </c:pt>
                <c:pt idx="400">
                  <c:v>0.87145215403228249</c:v>
                </c:pt>
                <c:pt idx="401">
                  <c:v>0.87077480437045918</c:v>
                </c:pt>
                <c:pt idx="402">
                  <c:v>0.87057979056835533</c:v>
                </c:pt>
                <c:pt idx="403">
                  <c:v>0.86959116979175122</c:v>
                </c:pt>
                <c:pt idx="404">
                  <c:v>0.86956891644163758</c:v>
                </c:pt>
                <c:pt idx="405">
                  <c:v>0.86935143916523472</c:v>
                </c:pt>
                <c:pt idx="406">
                  <c:v>0.86898697450056739</c:v>
                </c:pt>
                <c:pt idx="407">
                  <c:v>0.86874674009765063</c:v>
                </c:pt>
                <c:pt idx="408">
                  <c:v>0.86842879331542044</c:v>
                </c:pt>
                <c:pt idx="409">
                  <c:v>0.86797171402796069</c:v>
                </c:pt>
                <c:pt idx="410">
                  <c:v>0.86792587724412273</c:v>
                </c:pt>
                <c:pt idx="411">
                  <c:v>0.86728491513903172</c:v>
                </c:pt>
                <c:pt idx="412">
                  <c:v>0.86727289601200319</c:v>
                </c:pt>
                <c:pt idx="413">
                  <c:v>0.86714288209277679</c:v>
                </c:pt>
                <c:pt idx="414">
                  <c:v>0.8669182312753354</c:v>
                </c:pt>
                <c:pt idx="415">
                  <c:v>0.86684767098092341</c:v>
                </c:pt>
                <c:pt idx="416">
                  <c:v>0.86664153731113169</c:v>
                </c:pt>
                <c:pt idx="417">
                  <c:v>0.8665433833025743</c:v>
                </c:pt>
                <c:pt idx="418">
                  <c:v>0.8665433833025743</c:v>
                </c:pt>
                <c:pt idx="419">
                  <c:v>0.8665433833025743</c:v>
                </c:pt>
                <c:pt idx="420">
                  <c:v>0.8665433833025743</c:v>
                </c:pt>
                <c:pt idx="421">
                  <c:v>0.8665433833025743</c:v>
                </c:pt>
                <c:pt idx="422">
                  <c:v>0.8665433833025743</c:v>
                </c:pt>
                <c:pt idx="423">
                  <c:v>0.8665433833025743</c:v>
                </c:pt>
                <c:pt idx="424">
                  <c:v>0.8665433833025743</c:v>
                </c:pt>
                <c:pt idx="425">
                  <c:v>0.8665433833025743</c:v>
                </c:pt>
                <c:pt idx="426">
                  <c:v>0.8665433833025743</c:v>
                </c:pt>
                <c:pt idx="427">
                  <c:v>0.8665433833025743</c:v>
                </c:pt>
                <c:pt idx="428">
                  <c:v>0.8665433833025743</c:v>
                </c:pt>
                <c:pt idx="429">
                  <c:v>0.8665433833025743</c:v>
                </c:pt>
                <c:pt idx="430">
                  <c:v>0.8665433833025743</c:v>
                </c:pt>
                <c:pt idx="431">
                  <c:v>0.8665433833025743</c:v>
                </c:pt>
                <c:pt idx="432">
                  <c:v>0.8665433833025743</c:v>
                </c:pt>
                <c:pt idx="433">
                  <c:v>0.8665433833025743</c:v>
                </c:pt>
                <c:pt idx="434">
                  <c:v>0.8665433833025743</c:v>
                </c:pt>
                <c:pt idx="435">
                  <c:v>0.8665433833025743</c:v>
                </c:pt>
                <c:pt idx="436">
                  <c:v>0.8665433833025743</c:v>
                </c:pt>
                <c:pt idx="437">
                  <c:v>0.8665433833025743</c:v>
                </c:pt>
                <c:pt idx="438">
                  <c:v>0.8665433833025743</c:v>
                </c:pt>
                <c:pt idx="439">
                  <c:v>0.8665433833025743</c:v>
                </c:pt>
                <c:pt idx="440">
                  <c:v>0.8665433833025743</c:v>
                </c:pt>
                <c:pt idx="441">
                  <c:v>0.8665433833025743</c:v>
                </c:pt>
                <c:pt idx="442">
                  <c:v>0.8665433833025743</c:v>
                </c:pt>
                <c:pt idx="443">
                  <c:v>0.8665433833025743</c:v>
                </c:pt>
                <c:pt idx="444">
                  <c:v>0.8665433833025743</c:v>
                </c:pt>
                <c:pt idx="445">
                  <c:v>0.8665433833025743</c:v>
                </c:pt>
                <c:pt idx="446">
                  <c:v>0.8665433833025743</c:v>
                </c:pt>
                <c:pt idx="447">
                  <c:v>0.8665433833025743</c:v>
                </c:pt>
                <c:pt idx="448">
                  <c:v>0.8665433833025743</c:v>
                </c:pt>
                <c:pt idx="449">
                  <c:v>0.8665433833025743</c:v>
                </c:pt>
                <c:pt idx="450">
                  <c:v>0.8665433833025743</c:v>
                </c:pt>
                <c:pt idx="451">
                  <c:v>0.8665433833025743</c:v>
                </c:pt>
                <c:pt idx="452">
                  <c:v>0.8665433833025743</c:v>
                </c:pt>
                <c:pt idx="453">
                  <c:v>0.8665433833025743</c:v>
                </c:pt>
                <c:pt idx="454">
                  <c:v>0.8665433833025743</c:v>
                </c:pt>
                <c:pt idx="455">
                  <c:v>0.8665433833025743</c:v>
                </c:pt>
                <c:pt idx="456">
                  <c:v>0.8665433833025743</c:v>
                </c:pt>
                <c:pt idx="457">
                  <c:v>0.8665433833025743</c:v>
                </c:pt>
                <c:pt idx="458">
                  <c:v>0.8665433833025743</c:v>
                </c:pt>
                <c:pt idx="459">
                  <c:v>0.8665433833025743</c:v>
                </c:pt>
                <c:pt idx="460">
                  <c:v>0.8665433833025743</c:v>
                </c:pt>
                <c:pt idx="461">
                  <c:v>0.8665433833025743</c:v>
                </c:pt>
                <c:pt idx="462">
                  <c:v>0.8665433833025743</c:v>
                </c:pt>
                <c:pt idx="463">
                  <c:v>0.8665433833025743</c:v>
                </c:pt>
                <c:pt idx="464">
                  <c:v>0.8665433833025743</c:v>
                </c:pt>
                <c:pt idx="465">
                  <c:v>0.8665433833025743</c:v>
                </c:pt>
                <c:pt idx="466">
                  <c:v>0.8665433833025743</c:v>
                </c:pt>
                <c:pt idx="467">
                  <c:v>0.8665433833025743</c:v>
                </c:pt>
                <c:pt idx="468">
                  <c:v>0.8665433833025743</c:v>
                </c:pt>
                <c:pt idx="469">
                  <c:v>0.8665433833025743</c:v>
                </c:pt>
                <c:pt idx="470">
                  <c:v>0.8665433833025743</c:v>
                </c:pt>
                <c:pt idx="471">
                  <c:v>0.8665433833025743</c:v>
                </c:pt>
                <c:pt idx="472">
                  <c:v>0.8665433833025743</c:v>
                </c:pt>
                <c:pt idx="473">
                  <c:v>0.8665433833025743</c:v>
                </c:pt>
                <c:pt idx="474">
                  <c:v>0.8665433833025743</c:v>
                </c:pt>
                <c:pt idx="475">
                  <c:v>0.8665433833025743</c:v>
                </c:pt>
                <c:pt idx="476">
                  <c:v>0.8665433833025743</c:v>
                </c:pt>
                <c:pt idx="477">
                  <c:v>0.8665433833025743</c:v>
                </c:pt>
                <c:pt idx="478">
                  <c:v>0.8665433833025743</c:v>
                </c:pt>
                <c:pt idx="479">
                  <c:v>0.8665433833025743</c:v>
                </c:pt>
                <c:pt idx="480">
                  <c:v>0.8665433833025743</c:v>
                </c:pt>
                <c:pt idx="481">
                  <c:v>0.8665433833025743</c:v>
                </c:pt>
                <c:pt idx="482">
                  <c:v>0.8665433833025743</c:v>
                </c:pt>
                <c:pt idx="483">
                  <c:v>0.8665433833025743</c:v>
                </c:pt>
                <c:pt idx="484">
                  <c:v>0.8665433833025743</c:v>
                </c:pt>
                <c:pt idx="485">
                  <c:v>0.8665433833025743</c:v>
                </c:pt>
                <c:pt idx="486">
                  <c:v>0.8665433833025743</c:v>
                </c:pt>
                <c:pt idx="487">
                  <c:v>0.8665433833025743</c:v>
                </c:pt>
                <c:pt idx="488">
                  <c:v>0.8665433833025743</c:v>
                </c:pt>
                <c:pt idx="489">
                  <c:v>0.8665433833025743</c:v>
                </c:pt>
                <c:pt idx="490">
                  <c:v>0.8665433833025743</c:v>
                </c:pt>
                <c:pt idx="491">
                  <c:v>0.8665433833025743</c:v>
                </c:pt>
                <c:pt idx="492">
                  <c:v>0.8665433833025743</c:v>
                </c:pt>
                <c:pt idx="493">
                  <c:v>0.8665433833025743</c:v>
                </c:pt>
                <c:pt idx="494">
                  <c:v>0.8665433833025743</c:v>
                </c:pt>
                <c:pt idx="495">
                  <c:v>0.8665433833025743</c:v>
                </c:pt>
                <c:pt idx="496">
                  <c:v>0.8665433833025743</c:v>
                </c:pt>
                <c:pt idx="497">
                  <c:v>0.8665433833025743</c:v>
                </c:pt>
                <c:pt idx="498">
                  <c:v>0.8665433833025743</c:v>
                </c:pt>
                <c:pt idx="499">
                  <c:v>0.8665433833025743</c:v>
                </c:pt>
              </c:numCache>
            </c:numRef>
          </c:yVal>
          <c:smooth val="0"/>
          <c:extLst>
            <c:ext xmlns:c16="http://schemas.microsoft.com/office/drawing/2014/chart" uri="{C3380CC4-5D6E-409C-BE32-E72D297353CC}">
              <c16:uniqueId val="{0000000A-11CE-455A-99C1-575223E0969E}"/>
            </c:ext>
          </c:extLst>
        </c:ser>
        <c:dLbls>
          <c:showLegendKey val="0"/>
          <c:showVal val="0"/>
          <c:showCatName val="0"/>
          <c:showSerName val="0"/>
          <c:showPercent val="0"/>
          <c:showBubbleSize val="0"/>
        </c:dLbls>
        <c:axId val="463484784"/>
        <c:axId val="463488144"/>
      </c:scatterChart>
      <c:valAx>
        <c:axId val="4634847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63488144"/>
        <c:crosses val="autoZero"/>
        <c:crossBetween val="midCat"/>
      </c:valAx>
      <c:valAx>
        <c:axId val="463488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634847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Reversed" id="26">
  <a:schemeClr val="accent6"/>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4562</TotalTime>
  <Pages>17</Pages>
  <Words>939</Words>
  <Characters>5354</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牧野　唯希</dc:creator>
  <cp:keywords/>
  <dc:description/>
  <cp:lastModifiedBy>牧野　唯希</cp:lastModifiedBy>
  <cp:revision>192</cp:revision>
  <cp:lastPrinted>2025-08-01T06:55:00Z</cp:lastPrinted>
  <dcterms:created xsi:type="dcterms:W3CDTF">2025-07-28T05:33:00Z</dcterms:created>
  <dcterms:modified xsi:type="dcterms:W3CDTF">2025-08-01T06:55:00Z</dcterms:modified>
</cp:coreProperties>
</file>